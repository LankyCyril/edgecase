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noindent"/>
        <w:rPr/>
      </w:pPr>
      <w:r>
        <w:rPr>
          <w:b/>
        </w:rPr>
        <w:t>Haplotype Diversity and Sequence Heterogeneity of Human Telomeres</w:t>
      </w:r>
      <w:r>
        <w:rPr/>
        <w:br/>
        <w:t> </w:t>
        <w:br/>
        <w:t>Kirill Grigorev</w:t>
      </w:r>
      <w:r>
        <w:rPr>
          <w:position w:val="8"/>
          <w:sz w:val="19"/>
        </w:rPr>
        <w:t>1,2 #</w:t>
      </w:r>
      <w:r>
        <w:rPr/>
        <w:t>, Jonathan Foox</w:t>
      </w:r>
      <w:r>
        <w:rPr>
          <w:position w:val="8"/>
          <w:sz w:val="19"/>
        </w:rPr>
        <w:t>1,2,3 #</w:t>
      </w:r>
      <w:r>
        <w:rPr/>
        <w:t>, Daniela Bezdan</w:t>
      </w:r>
      <w:r>
        <w:rPr>
          <w:position w:val="8"/>
          <w:sz w:val="19"/>
        </w:rPr>
        <w:t>1,2,3</w:t>
      </w:r>
      <w:r>
        <w:rPr/>
        <w:t>, Daniel Butler</w:t>
      </w:r>
      <w:r>
        <w:rPr>
          <w:position w:val="8"/>
          <w:sz w:val="19"/>
        </w:rPr>
        <w:t>1</w:t>
      </w:r>
      <w:r>
        <w:rPr/>
        <w:t>, Jared J. Luxton</w:t>
      </w:r>
      <w:r>
        <w:rPr>
          <w:position w:val="8"/>
          <w:sz w:val="19"/>
        </w:rPr>
        <w:t>4,5</w:t>
      </w:r>
      <w:r>
        <w:rPr/>
        <w:t>, Jake Reed</w:t>
      </w:r>
      <w:r>
        <w:rPr>
          <w:position w:val="8"/>
          <w:sz w:val="19"/>
        </w:rPr>
        <w:t>1</w:t>
      </w:r>
      <w:r>
        <w:rPr/>
        <w:t>, Miles J. McKenna</w:t>
      </w:r>
      <w:r>
        <w:rPr>
          <w:position w:val="8"/>
          <w:sz w:val="19"/>
        </w:rPr>
        <w:t>4,5</w:t>
      </w:r>
      <w:r>
        <w:rPr/>
        <w:t>, Lynn Taylor</w:t>
      </w:r>
      <w:r>
        <w:rPr>
          <w:position w:val="8"/>
          <w:sz w:val="19"/>
        </w:rPr>
        <w:t>4,5</w:t>
      </w:r>
      <w:r>
        <w:rPr/>
        <w:t>, Kerry A. George</w:t>
      </w:r>
      <w:r>
        <w:rPr>
          <w:position w:val="8"/>
          <w:sz w:val="19"/>
        </w:rPr>
        <w:t>4,5</w:t>
      </w:r>
      <w:r>
        <w:rPr/>
        <w:t>, Cem Meydan</w:t>
      </w:r>
      <w:r>
        <w:rPr>
          <w:position w:val="8"/>
          <w:sz w:val="19"/>
        </w:rPr>
        <w:t>1,2,3</w:t>
      </w:r>
      <w:r>
        <w:rPr/>
        <w:t>, Susan M. Bailey</w:t>
      </w:r>
      <w:r>
        <w:rPr>
          <w:position w:val="8"/>
          <w:sz w:val="19"/>
        </w:rPr>
        <w:t>4,5 *</w:t>
      </w:r>
      <w:r>
        <w:rPr/>
        <w:t>, Christopher E. Mason</w:t>
      </w:r>
      <w:r>
        <w:rPr>
          <w:position w:val="8"/>
          <w:sz w:val="19"/>
        </w:rPr>
        <w:t>1,2,3,6 *</w:t>
      </w:r>
      <w:r>
        <w:rPr/>
        <w:t xml:space="preserve"> </w:t>
      </w:r>
    </w:p>
    <w:p>
      <w:pPr>
        <w:pStyle w:val="TextBodynoindent"/>
        <w:rPr/>
      </w:pPr>
      <w:r>
        <w:rPr>
          <w:position w:val="8"/>
          <w:sz w:val="19"/>
        </w:rPr>
        <w:t>1</w:t>
      </w:r>
      <w:r>
        <w:rPr/>
        <w:t xml:space="preserve"> Department of Physiology and Biophysics, Weill Cornell Medicine, New York, New York, USA </w:t>
        <w:br/>
      </w:r>
      <w:r>
        <w:rPr>
          <w:position w:val="8"/>
          <w:sz w:val="19"/>
        </w:rPr>
        <w:t>2</w:t>
      </w:r>
      <w:r>
        <w:rPr/>
        <w:t xml:space="preserve"> The HRH Prince Alwaleed Bin Talal Bin Abdulaziz Alsaud Institute for Computational Biomedicine, </w:t>
        <w:br/>
        <w:t xml:space="preserve">Weill Cornell Medicine, New York, New York, USA </w:t>
        <w:br/>
      </w:r>
      <w:r>
        <w:rPr>
          <w:position w:val="8"/>
          <w:sz w:val="19"/>
        </w:rPr>
        <w:t>3</w:t>
      </w:r>
      <w:r>
        <w:rPr/>
        <w:t xml:space="preserve"> The Feil Family Brain and Mind Research Institute, New York, New York, USA </w:t>
        <w:br/>
      </w:r>
      <w:r>
        <w:rPr>
          <w:position w:val="8"/>
          <w:sz w:val="19"/>
        </w:rPr>
        <w:t>4</w:t>
      </w:r>
      <w:r>
        <w:rPr/>
        <w:t xml:space="preserve"> Department of Environmental and Radiological Health Sciences, Colorado State University, Fort Collins, CO </w:t>
        <w:br/>
      </w:r>
      <w:r>
        <w:rPr>
          <w:position w:val="8"/>
          <w:sz w:val="19"/>
        </w:rPr>
        <w:t>5</w:t>
      </w:r>
      <w:r>
        <w:rPr/>
        <w:t xml:space="preserve"> Cell and Molecular Biology Program, Colorado State University, Fort Collins, CO </w:t>
        <w:br/>
      </w:r>
      <w:r>
        <w:rPr>
          <w:position w:val="8"/>
          <w:sz w:val="19"/>
        </w:rPr>
        <w:t>6</w:t>
      </w:r>
      <w:r>
        <w:rPr/>
        <w:t xml:space="preserve"> The WorldQuant Initiative for Quantitative Prediction, Weill Cornell Medicine, New York, NY, USA </w:t>
        <w:br/>
      </w:r>
      <w:r>
        <w:rPr>
          <w:position w:val="8"/>
          <w:sz w:val="19"/>
        </w:rPr>
        <w:t>#</w:t>
      </w:r>
      <w:r>
        <w:rPr/>
        <w:t xml:space="preserve"> Co-first authors </w:t>
        <w:br/>
      </w:r>
      <w:r>
        <w:rPr>
          <w:position w:val="8"/>
          <w:sz w:val="19"/>
        </w:rPr>
        <w:t>*</w:t>
      </w:r>
      <w:r>
        <w:rPr/>
        <w:t xml:space="preserve"> Corresponding authors. Send correspondence to S.M.B. (susan.bailey@colostate.edu) and C.E.M. (chm2042@med.cornell.edu) </w:t>
      </w:r>
    </w:p>
    <w:p>
      <w:pPr>
        <w:pStyle w:val="Heading3"/>
        <w:rPr/>
      </w:pPr>
      <w:bookmarkStart w:id="0" w:name="x1-1000"/>
      <w:bookmarkEnd w:id="0"/>
      <w:r>
        <w:rPr/>
        <w:t>Abstract</w:t>
      </w:r>
    </w:p>
    <w:p>
      <w:pPr>
        <w:pStyle w:val="TextBodynoindent"/>
        <w:rPr/>
      </w:pPr>
      <w:bookmarkStart w:id="1" w:name="Q1-1-2"/>
      <w:bookmarkEnd w:id="1"/>
      <w:r>
        <w:rPr/>
        <w:t>Telomeres are regions of repetitive nucleotide seque</w:t>
      </w:r>
      <w:bookmarkStart w:id="2" w:name="_GoBack"/>
      <w:bookmarkEnd w:id="2"/>
      <w:r>
        <w:rPr/>
        <w:t xml:space="preserve">nces capping the ends of eukaryotic chromosomes that protect against deterioration, </w:t>
      </w:r>
      <w:ins w:id="0" w:author="Bailey,Susan" w:date="2020-05-14T11:05:00Z">
        <w:r>
          <w:rPr/>
          <w:t xml:space="preserve">and </w:t>
        </w:r>
      </w:ins>
      <w:r>
        <w:rPr/>
        <w:t>whose lengths can be correlated with age</w:t>
      </w:r>
      <w:ins w:id="1" w:author="Bailey,Susan" w:date="2020-05-14T11:05:00Z">
        <w:r>
          <w:rPr/>
          <w:t xml:space="preserve"> and</w:t>
        </w:r>
      </w:ins>
      <w:r>
        <w:rPr/>
        <w:t xml:space="preserve"> </w:t>
      </w:r>
      <w:ins w:id="2" w:author="Bailey,Susan" w:date="2020-05-14T11:02:00Z">
        <w:r>
          <w:rPr/>
          <w:t xml:space="preserve">adverse </w:t>
        </w:r>
      </w:ins>
      <w:del w:id="3" w:author="Bailey,Susan" w:date="2020-05-14T11:02:00Z">
        <w:r>
          <w:rPr/>
          <w:delText xml:space="preserve">and </w:delText>
        </w:r>
      </w:del>
      <w:ins w:id="4" w:author="Bailey,Susan" w:date="2020-05-14T11:02:00Z">
        <w:r>
          <w:rPr/>
          <w:t xml:space="preserve">health </w:t>
        </w:r>
      </w:ins>
      <w:del w:id="5" w:author="Bailey,Susan" w:date="2020-05-14T11:02:00Z">
        <w:r>
          <w:rPr/>
          <w:delText xml:space="preserve">disease </w:delText>
        </w:r>
      </w:del>
      <w:r>
        <w:rPr/>
        <w:t xml:space="preserve">risk factors. Given their length and repetitive nature, telomeric regions are not easily reconstructed from short read sequencing, making telomere sequence resolution a very costly and generally intractable problem. Recently, long-read sequencing, with read lengths measuring in hundreds of Kbp, has made it possible to routinely read into telomeric regions and inspect their </w:t>
      </w:r>
      <w:ins w:id="6" w:author="Unknown Author" w:date="2020-05-14T15:06:46Z">
        <w:r>
          <w:rPr/>
          <w:t xml:space="preserve">sequence </w:t>
        </w:r>
      </w:ins>
      <w:r>
        <w:rPr/>
        <w:t>structure. Here, we describe a framework for extracting telomeric reads from single-molecule sequencing experiments, describing their sequence variation and motifs, and for haplotype inference. We find that long telomeric stretches can be accurately captured with long-read sequencing, observe extensive sequence heterogeneity of human telomeres, discover and localize non-canonical motifs (both previously reported</w:t>
      </w:r>
      <w:ins w:id="7" w:author="Bailey,Susan" w:date="2020-05-14T11:03:00Z">
        <w:r>
          <w:rPr/>
          <w:t>,</w:t>
        </w:r>
      </w:ins>
      <w:r>
        <w:rPr/>
        <w:t xml:space="preserve"> as well as novel), confirm the presence of </w:t>
      </w:r>
      <w:del w:id="8" w:author="Bailey,Susan" w:date="2020-05-14T11:03:00Z">
        <w:r>
          <w:rPr/>
          <w:delText xml:space="preserve">the </w:delText>
        </w:r>
      </w:del>
      <w:r>
        <w:rPr/>
        <w:t xml:space="preserve">non-canonical motifs in short read sequencing experiments, and report the first motif composition maps of human telomeric diplotypes on a multi-Kbp scale. </w:t>
      </w:r>
    </w:p>
    <w:p>
      <w:pPr>
        <w:pStyle w:val="Heading3"/>
        <w:rPr/>
      </w:pPr>
      <w:bookmarkStart w:id="3" w:name="x1-2000"/>
      <w:bookmarkEnd w:id="3"/>
      <w:r>
        <w:rPr/>
        <w:t>Introduction</w:t>
      </w:r>
    </w:p>
    <w:p>
      <w:pPr>
        <w:pStyle w:val="TextBodynoindent"/>
        <w:rPr/>
      </w:pPr>
      <w:bookmarkStart w:id="4" w:name="Q1-1-4"/>
      <w:bookmarkEnd w:id="4"/>
      <w:r>
        <w:rPr/>
        <w:t xml:space="preserve">Telomeres are the functional ends of human chromosomes that naturally shorten with </w:t>
      </w:r>
      <w:del w:id="9" w:author="Bailey,Susan" w:date="2020-05-14T10:54:00Z">
        <w:r>
          <w:rPr/>
          <w:delText xml:space="preserve">mitosis </w:delText>
        </w:r>
      </w:del>
      <w:ins w:id="10" w:author="Bailey,Susan" w:date="2020-05-14T10:54:00Z">
        <w:r>
          <w:rPr/>
          <w:t xml:space="preserve">cell division </w:t>
        </w:r>
      </w:ins>
      <w:r>
        <w:rPr/>
        <w:t>and</w:t>
      </w:r>
      <w:ins w:id="11" w:author="Bailey,Susan" w:date="2020-05-14T10:55:00Z">
        <w:r>
          <w:rPr/>
          <w:t xml:space="preserve"> therefore with</w:t>
        </w:r>
      </w:ins>
      <w:r>
        <w:rPr/>
        <w:t xml:space="preserve"> age [</w:t>
      </w:r>
      <w:hyperlink r:id="rId2">
        <w:bookmarkStart w:id="5" w:name="page.2"/>
        <w:bookmarkEnd w:id="5"/>
        <w:r>
          <w:rPr>
            <w:rStyle w:val="InternetLink"/>
          </w:rPr>
          <w:t>1</w:t>
        </w:r>
      </w:hyperlink>
      <w:r>
        <w:rPr/>
        <w:t>]</w:t>
      </w:r>
      <w:ins w:id="12" w:author="Bailey,Susan" w:date="2020-05-14T10:57:00Z">
        <w:r>
          <w:rPr/>
          <w:t xml:space="preserve">. </w:t>
        </w:r>
      </w:ins>
      <w:del w:id="13" w:author="Bailey,Susan" w:date="2020-05-14T10:57:00Z">
        <w:r>
          <w:rPr/>
          <w:delText>,</w:delText>
        </w:r>
      </w:del>
      <w:r>
        <w:rPr/>
        <w:t xml:space="preserve"> </w:t>
      </w:r>
      <w:del w:id="14" w:author="Bailey,Susan" w:date="2020-05-14T10:57:00Z">
        <w:r>
          <w:rPr/>
          <w:delText>whose lengths</w:delText>
        </w:r>
      </w:del>
      <w:ins w:id="15" w:author="Bailey,Susan" w:date="2020-05-14T10:57:00Z">
        <w:r>
          <w:rPr/>
          <w:t>Telomere length</w:t>
        </w:r>
      </w:ins>
      <w:r>
        <w:rPr/>
        <w:t xml:space="preserve"> can also be influenced by </w:t>
      </w:r>
      <w:ins w:id="16" w:author="Bailey,Susan" w:date="2020-05-14T10:56:00Z">
        <w:r>
          <w:rPr/>
          <w:t xml:space="preserve">a variety of </w:t>
        </w:r>
      </w:ins>
      <w:del w:id="17" w:author="Bailey,Susan" w:date="2020-05-14T10:55:00Z">
        <w:r>
          <w:rPr/>
          <w:delText xml:space="preserve">disease </w:delText>
        </w:r>
      </w:del>
      <w:ins w:id="18" w:author="Bailey,Susan" w:date="2020-05-14T10:55:00Z">
        <w:r>
          <w:rPr/>
          <w:t xml:space="preserve">lifestyle factors </w:t>
        </w:r>
      </w:ins>
      <w:r>
        <w:rPr/>
        <w:t xml:space="preserve">and environmental exposures (e.g., </w:t>
      </w:r>
      <w:ins w:id="19" w:author="Bailey,Susan" w:date="2020-05-14T10:59:00Z">
        <w:r>
          <w:rPr/>
          <w:t xml:space="preserve">stress, exercise, air pollution, </w:t>
        </w:r>
      </w:ins>
      <w:r>
        <w:rPr/>
        <w:t>radiation</w:t>
      </w:r>
      <w:del w:id="20" w:author="Bailey,Susan" w:date="2020-05-14T10:59:00Z">
        <w:r>
          <w:rPr/>
          <w:delText>, pollution, exercise, cancers</w:delText>
        </w:r>
      </w:del>
      <w:r>
        <w:rPr/>
        <w:t>) [</w:t>
      </w:r>
      <w:hyperlink r:id="rId3">
        <w:r>
          <w:rPr>
            <w:rStyle w:val="InternetLink"/>
          </w:rPr>
          <w:t>2</w:t>
        </w:r>
      </w:hyperlink>
      <w:r>
        <w:rPr/>
        <w:t>]. While human telomeres are known to consist largely of a conserved six-nucleotide repeat (TTAGGG) [</w:t>
      </w:r>
      <w:hyperlink r:id="rId4">
        <w:r>
          <w:rPr>
            <w:rStyle w:val="InternetLink"/>
          </w:rPr>
          <w:t>3</w:t>
        </w:r>
      </w:hyperlink>
      <w:r>
        <w:rPr/>
        <w:t>], several studies have identified variations of this motif in proximal telomeric regions [</w:t>
      </w:r>
      <w:hyperlink r:id="rId5">
        <w:r>
          <w:rPr>
            <w:rStyle w:val="InternetLink"/>
          </w:rPr>
          <w:t>4</w:t>
        </w:r>
      </w:hyperlink>
      <w:r>
        <w:rPr/>
        <w:t>–</w:t>
      </w:r>
      <w:hyperlink r:id="rId6">
        <w:r>
          <w:rPr>
            <w:rStyle w:val="InternetLink"/>
          </w:rPr>
          <w:t>7</w:t>
        </w:r>
      </w:hyperlink>
      <w:r>
        <w:rPr/>
        <w:t xml:space="preserve">]. However, such studies were performed with oligonucleotide hybridization, PCR, immunoprecipitation, and short read sequencing, resulting in discovery, but not localization, of motif variants. Thus, long-range maps of telomeric sequence variation in the human genome are still lacking. Such maps can provide insight into telomere biology and enable novel approaches to analyze the effects of </w:t>
      </w:r>
      <w:ins w:id="21" w:author="Bailey,Susan" w:date="2020-05-14T11:00:00Z">
        <w:r>
          <w:rPr/>
          <w:t xml:space="preserve">health status, </w:t>
        </w:r>
      </w:ins>
      <w:r>
        <w:rPr/>
        <w:t xml:space="preserve">aging, </w:t>
      </w:r>
      <w:del w:id="22" w:author="Bailey,Susan" w:date="2020-05-14T11:01:00Z">
        <w:r>
          <w:rPr/>
          <w:delText xml:space="preserve">disease, </w:delText>
        </w:r>
      </w:del>
      <w:r>
        <w:rPr/>
        <w:t xml:space="preserve">and environment on telomere </w:t>
      </w:r>
      <w:del w:id="23" w:author="Bailey,Susan" w:date="2020-05-14T11:01:00Z">
        <w:r>
          <w:rPr/>
          <w:delText xml:space="preserve">structure </w:delText>
        </w:r>
      </w:del>
      <w:ins w:id="24" w:author="Bailey,Susan" w:date="2020-05-14T11:01:00Z">
        <w:r>
          <w:rPr/>
          <w:t xml:space="preserve">sequence </w:t>
        </w:r>
      </w:ins>
      <w:r>
        <w:rPr/>
        <w:t xml:space="preserve">and length. </w:t>
        <w:br/>
        <w:t> </w:t>
        <w:br/>
        <w:t xml:space="preserve">To improve our understanding of telomere sequence </w:t>
      </w:r>
      <w:ins w:id="25" w:author="Unknown Author" w:date="2020-05-14T15:07:36Z">
        <w:r>
          <w:rPr/>
          <w:t xml:space="preserve">structure </w:t>
        </w:r>
      </w:ins>
      <w:r>
        <w:rPr/>
        <w:t>and</w:t>
      </w:r>
      <w:del w:id="26" w:author="Unknown Author" w:date="2020-05-14T15:07:54Z">
        <w:r>
          <w:rPr/>
          <w:delText xml:space="preserve"> sequence</w:delText>
        </w:r>
      </w:del>
      <w:r>
        <w:rPr/>
        <w:t xml:space="preserve"> variation, we developed </w:t>
      </w:r>
      <w:r>
        <w:rPr>
          <w:i/>
        </w:rPr>
        <w:t>edgeCase</w:t>
      </w:r>
      <w:r>
        <w:rPr/>
        <w:t>, a framework for alignment, motif discovery, and haplotype inference from human telomeric reads. We have validated these methods using Genome in a Bottle [</w:t>
      </w:r>
      <w:hyperlink r:id="rId7">
        <w:r>
          <w:rPr>
            <w:rStyle w:val="InternetLink"/>
          </w:rPr>
          <w:t>8</w:t>
        </w:r>
      </w:hyperlink>
      <w:r>
        <w:rPr/>
        <w:t>] single-molecule real-time (SMRT) sequencing datasets generated with Pacific Biosciences circular consensus sequencing (PacBio CCS) [</w:t>
      </w:r>
      <w:hyperlink r:id="rId8">
        <w:r>
          <w:rPr>
            <w:rStyle w:val="InternetLink"/>
          </w:rPr>
          <w:t>9</w:t>
        </w:r>
      </w:hyperlink>
      <w:r>
        <w:rPr/>
        <w:t xml:space="preserve">, </w:t>
      </w:r>
      <w:hyperlink r:id="rId9">
        <w:r>
          <w:rPr>
            <w:rStyle w:val="InternetLink"/>
          </w:rPr>
          <w:t>10</w:t>
        </w:r>
      </w:hyperlink>
      <w:r>
        <w:rPr/>
        <w:t>] and short read Illumina [</w:t>
      </w:r>
      <w:hyperlink r:id="rId10">
        <w:r>
          <w:rPr>
            <w:rStyle w:val="InternetLink"/>
          </w:rPr>
          <w:t>11</w:t>
        </w:r>
      </w:hyperlink>
      <w:r>
        <w:rPr/>
        <w:t>] and 10X Genomics (Chromium) [</w:t>
      </w:r>
      <w:hyperlink r:id="rId11">
        <w:r>
          <w:rPr>
            <w:rStyle w:val="InternetLink"/>
          </w:rPr>
          <w:t>12</w:t>
        </w:r>
      </w:hyperlink>
      <w:r>
        <w:rPr/>
        <w:t xml:space="preserve">] datasets. These results provide evidence for multiple novel, non-canonical telomeric repeats, resolution of chromosome-specific diplotypes with SMRT sequencing, and a new method for long-range characterization of the structure of telomeric sequences. </w:t>
      </w:r>
    </w:p>
    <w:p>
      <w:pPr>
        <w:pStyle w:val="Heading3"/>
        <w:rPr/>
      </w:pPr>
      <w:bookmarkStart w:id="6" w:name="x1-3000"/>
      <w:bookmarkEnd w:id="6"/>
      <w:r>
        <w:rPr/>
        <w:t>Results</w:t>
      </w:r>
    </w:p>
    <w:p>
      <w:pPr>
        <w:pStyle w:val="Heading4"/>
        <w:rPr/>
      </w:pPr>
      <w:bookmarkStart w:id="7" w:name="x1-4000"/>
      <w:bookmarkStart w:id="8" w:name="Q1-1-6"/>
      <w:bookmarkEnd w:id="7"/>
      <w:bookmarkEnd w:id="8"/>
      <w:r>
        <w:rPr/>
        <w:t>Telomeric reads are present in human long-read whole genome sequencing datasets</w:t>
      </w:r>
    </w:p>
    <w:p>
      <w:pPr>
        <w:pStyle w:val="TextBodynoindent"/>
        <w:rPr/>
      </w:pPr>
      <w:bookmarkStart w:id="9" w:name="Q1-1-8"/>
      <w:bookmarkEnd w:id="9"/>
      <w:r>
        <w:rPr/>
        <w:t xml:space="preserve">We aligned PacBio CCS reads of three Genome in a Bottle (GIAB) human subjects (HG001, HG002, and HG005) to a combination of the human reference genome and human subtelomeric assemblies (see </w:t>
      </w:r>
      <w:hyperlink w:anchor="x1-8000doc" w:tgtFrame="Current Document">
        <w:r>
          <w:rPr>
            <w:rStyle w:val="InternetLink"/>
          </w:rPr>
          <w:t>Materials and Methods</w:t>
        </w:r>
      </w:hyperlink>
      <w:r>
        <w:rPr/>
        <w:t xml:space="preserve">). In total, we observed reads mapping to the ends of chromosomes and extending past them into telomeric regions on 9 </w:t>
      </w:r>
      <w:r>
        <w:rPr>
          <w:i/>
        </w:rPr>
        <w:t xml:space="preserve">p </w:t>
      </w:r>
      <w:r>
        <w:rPr/>
        <w:t xml:space="preserve">arms and 17 </w:t>
      </w:r>
      <w:r>
        <w:rPr>
          <w:i/>
        </w:rPr>
        <w:t xml:space="preserve">q </w:t>
      </w:r>
      <w:r>
        <w:rPr/>
        <w:t xml:space="preserve">arms, with 256 such reads (∼10x mean coverage) in the HG001 dataset, 570 (∼22x) in HG002, and 241 (∼9x) in HG005. </w:t>
      </w:r>
      <w:hyperlink w:anchor="figure.1" w:tgtFrame="Current Document">
        <w:r>
          <w:rPr>
            <w:rStyle w:val="InternetLink"/>
          </w:rPr>
          <w:t>Figure </w:t>
        </w:r>
      </w:hyperlink>
      <w:hyperlink w:anchor="x1-170011" w:tgtFrame="Current Document">
        <w:r>
          <w:rPr>
            <w:rStyle w:val="InternetLink"/>
          </w:rPr>
          <w:t>1</w:t>
        </w:r>
      </w:hyperlink>
      <w:r>
        <w:rPr/>
        <w:t xml:space="preserve"> schematically represents the alignment of such reads in the HG002 dataset; alignment plots for the other two datasets are available as a supplementary figure (</w:t>
      </w:r>
      <w:hyperlink w:anchor="x1-210011" w:tgtFrame="Current Document">
        <w:r>
          <w:rPr>
            <w:rStyle w:val="InternetLink"/>
          </w:rPr>
          <w:t>Figure S1</w:t>
        </w:r>
      </w:hyperlink>
      <w:r>
        <w:rPr/>
        <w:t xml:space="preserve">), and full mapping statistics are available in </w:t>
      </w:r>
      <w:hyperlink w:anchor="x1-220011" w:tgtFrame="Current Document">
        <w:r>
          <w:rPr>
            <w:rStyle w:val="InternetLink"/>
          </w:rPr>
          <w:t>Table S1</w:t>
        </w:r>
      </w:hyperlink>
      <w:r>
        <w:rPr/>
        <w:t xml:space="preserve">. Illumina reads from matching GIAB datasets supported 70.8%, 63.3%, and 82.7% of the candidate PacBio CCS sequence, providing average coverages of ∼5x, ∼9x, and ∼6x, respectively, by sequences supported by both technologies. </w:t>
      </w:r>
    </w:p>
    <w:p>
      <w:pPr>
        <w:pStyle w:val="Heading4"/>
        <w:rPr/>
      </w:pPr>
      <w:bookmarkStart w:id="10" w:name="x1-5000"/>
      <w:bookmarkEnd w:id="10"/>
      <w:r>
        <w:rPr/>
        <w:t>Telomeric reads contain variations of the canonical motif</w:t>
      </w:r>
    </w:p>
    <w:p>
      <w:pPr>
        <w:pStyle w:val="TextBodynoindent"/>
        <w:rPr/>
      </w:pPr>
      <w:bookmarkStart w:id="11" w:name="Q1-1-10"/>
      <w:bookmarkEnd w:id="11"/>
      <w:r>
        <w:rPr/>
        <w:t xml:space="preserve">We performed </w:t>
      </w:r>
      <w:r>
        <w:rPr>
          <w:i/>
        </w:rPr>
        <w:t xml:space="preserve">de novo </w:t>
      </w:r>
      <w:r>
        <w:rPr/>
        <w:t>repeat discovery in the supported regions for motifs of lengths 4 through 16 and identified motifs in repeat contexts that are statistically enriched in the three datasets. The majority of motifs were either the canonical TTAGGG / CCCTAA, its variation (e.g., TT</w:t>
      </w:r>
      <w:r>
        <w:rPr>
          <w:u w:val="single"/>
        </w:rPr>
        <w:t>G</w:t>
      </w:r>
      <w:r>
        <w:rPr/>
        <w:t>GGG / CCC</w:t>
      </w:r>
      <w:r>
        <w:rPr>
          <w:u w:val="single"/>
        </w:rPr>
        <w:t>C</w:t>
      </w:r>
      <w:r>
        <w:rPr/>
        <w:t>AA), or a duplet of variants, such as TTAGGGTTA</w:t>
      </w:r>
      <w:r>
        <w:rPr>
          <w:u w:val="single"/>
        </w:rPr>
        <w:t>G</w:t>
      </w:r>
      <w:r>
        <w:rPr/>
        <w:t>GGG (</w:t>
      </w:r>
      <w:hyperlink w:anchor="x1-180011" w:tgtFrame="Current Document">
        <w:r>
          <w:rPr>
            <w:rStyle w:val="InternetLink"/>
          </w:rPr>
          <w:t>Table 1</w:t>
        </w:r>
      </w:hyperlink>
      <w:r>
        <w:rPr/>
        <w:t xml:space="preserve">). CG-rich motifs were also observed on the </w:t>
      </w:r>
      <w:r>
        <w:rPr>
          <w:i/>
        </w:rPr>
        <w:t xml:space="preserve">p </w:t>
      </w:r>
      <w:r>
        <w:rPr/>
        <w:t xml:space="preserve">arms. The top enriched motif (TTAGGG / CCCTAA) explained 43.3%–54.4% of the telomeric repeat content on the </w:t>
      </w:r>
      <w:r>
        <w:rPr>
          <w:i/>
        </w:rPr>
        <w:t xml:space="preserve">q </w:t>
      </w:r>
      <w:r>
        <w:rPr/>
        <w:t xml:space="preserve">arms, and 10.0%–22.7% on the </w:t>
      </w:r>
      <w:r>
        <w:rPr>
          <w:i/>
        </w:rPr>
        <w:t xml:space="preserve">p </w:t>
      </w:r>
      <w:r>
        <w:rPr/>
        <w:t xml:space="preserve">arms, while overall, four motifs on the </w:t>
      </w:r>
      <w:r>
        <w:rPr>
          <w:i/>
        </w:rPr>
        <w:t xml:space="preserve">q </w:t>
      </w:r>
      <w:r>
        <w:rPr/>
        <w:t xml:space="preserve">arms and three motifs on the </w:t>
      </w:r>
      <w:r>
        <w:rPr>
          <w:i/>
        </w:rPr>
        <w:t xml:space="preserve">p </w:t>
      </w:r>
      <w:r>
        <w:rPr/>
        <w:t>arms each explained at least 0.5% of the repeat content. These top motifs, as well as 15 less enriched ones, were confirmed in independently generated human short read and linked-read genomic datasets (</w:t>
      </w:r>
      <w:hyperlink w:anchor="x1-20000doc" w:tgtFrame="Current Document">
        <w:r>
          <w:rPr>
            <w:rStyle w:val="InternetLink"/>
          </w:rPr>
          <w:t>Supplementary methods</w:t>
        </w:r>
      </w:hyperlink>
      <w:r>
        <w:rPr/>
        <w:t xml:space="preserve">, </w:t>
      </w:r>
      <w:hyperlink w:anchor="table.1" w:tgtFrame="Current Document">
        <w:r>
          <w:rPr>
            <w:rStyle w:val="InternetLink"/>
          </w:rPr>
          <w:t>Table </w:t>
        </w:r>
      </w:hyperlink>
      <w:hyperlink w:anchor="x1-220022" w:tgtFrame="Current Document">
        <w:r>
          <w:rPr>
            <w:rStyle w:val="InternetLink"/>
          </w:rPr>
          <w:t>S2</w:t>
        </w:r>
      </w:hyperlink>
      <w:r>
        <w:rPr/>
        <w:t xml:space="preserve">). </w:t>
      </w:r>
      <w:hyperlink w:anchor="x1-170022" w:tgtFrame="Current Document">
        <w:r>
          <w:rPr>
            <w:rStyle w:val="InternetLink"/>
          </w:rPr>
          <w:t>Figure 2</w:t>
        </w:r>
      </w:hyperlink>
      <w:r>
        <w:rPr/>
        <w:t xml:space="preserve"> visualizes the locations of the top four enriched motifs on the </w:t>
      </w:r>
      <w:r>
        <w:rPr>
          <w:i/>
        </w:rPr>
        <w:t xml:space="preserve">q </w:t>
      </w:r>
      <w:r>
        <w:rPr/>
        <w:t xml:space="preserve">arm of the HG002 dataset; only the arms covered by at least 20 reads are displayed. Plots for other datasets and arms are available as supplementary figures: </w:t>
      </w:r>
      <w:hyperlink w:anchor="x1-210022" w:tgtFrame="Current Document">
        <w:r>
          <w:rPr>
            <w:rStyle w:val="InternetLink"/>
          </w:rPr>
          <w:t>Figure S2</w:t>
        </w:r>
      </w:hyperlink>
      <w:r>
        <w:rPr/>
        <w:t xml:space="preserve"> visualizes the top three motifs on the </w:t>
      </w:r>
      <w:r>
        <w:rPr>
          <w:i/>
        </w:rPr>
        <w:t xml:space="preserve">p </w:t>
      </w:r>
      <w:r>
        <w:rPr/>
        <w:t xml:space="preserve">arm of the HG002 dataset, </w:t>
      </w:r>
      <w:hyperlink w:anchor="x1-210033" w:tgtFrame="Current Document">
        <w:r>
          <w:rPr>
            <w:rStyle w:val="InternetLink"/>
          </w:rPr>
          <w:t>Figure S3</w:t>
        </w:r>
      </w:hyperlink>
      <w:r>
        <w:rPr/>
        <w:t xml:space="preserve"> and </w:t>
      </w:r>
      <w:hyperlink w:anchor="x1-210044" w:tgtFrame="Current Document">
        <w:r>
          <w:rPr>
            <w:rStyle w:val="InternetLink"/>
          </w:rPr>
          <w:t>Figure S4</w:t>
        </w:r>
      </w:hyperlink>
      <w:r>
        <w:rPr/>
        <w:t xml:space="preserve"> visualize datasets HG001 and HG005 respectively. Long reads on each arm agreed on the locations of different motifs within any given 10 bp window (the median of normalized Shannon entropy was 0.000 for all data, and the 3rd quartile was 0.166, 0.074, and 0.211 for the three datasets, respectively, </w:t>
      </w:r>
      <w:hyperlink w:anchor="x1-210055" w:tgtFrame="Current Document">
        <w:r>
          <w:rPr>
            <w:rStyle w:val="InternetLink"/>
          </w:rPr>
          <w:t>Figure S5</w:t>
        </w:r>
      </w:hyperlink>
      <w:r>
        <w:rPr/>
        <w:t xml:space="preserve">), indicating that locations of the variations are colinear among reads and are not a result of sequencing errors. </w:t>
      </w:r>
    </w:p>
    <w:p>
      <w:pPr>
        <w:pStyle w:val="Heading4"/>
        <w:rPr/>
      </w:pPr>
      <w:bookmarkStart w:id="12" w:name="x1-6000"/>
      <w:bookmarkEnd w:id="12"/>
      <w:r>
        <w:rPr/>
        <w:t>Long-read sequencing resolves human telomeric haplotypes</w:t>
      </w:r>
    </w:p>
    <w:p>
      <w:pPr>
        <w:pStyle w:val="TextBodynoindent"/>
        <w:rPr/>
      </w:pPr>
      <w:bookmarkStart w:id="13" w:name="Q1-1-12"/>
      <w:bookmarkEnd w:id="13"/>
      <w:r>
        <w:rPr/>
        <w:t>Sequences of telomeric reads clustered by relative pairwise Levenshtein distances [</w:t>
      </w:r>
      <w:hyperlink r:id="rId12">
        <w:bookmarkStart w:id="14" w:name="page.4"/>
        <w:bookmarkEnd w:id="14"/>
        <w:r>
          <w:rPr>
            <w:rStyle w:val="InternetLink"/>
          </w:rPr>
          <w:t>13</w:t>
        </w:r>
      </w:hyperlink>
      <w:r>
        <w:rPr/>
        <w:t xml:space="preserve">] with varying levels of heterogeneity depending on the dataset and the chromosomal arm to which they belonged. We examined the </w:t>
      </w:r>
      <w:r>
        <w:rPr>
          <w:i/>
        </w:rPr>
        <w:t>q</w:t>
      </w:r>
      <w:r>
        <w:rPr/>
        <w:t xml:space="preserve"> arms of the HG002 dataset to investigate this heterogeneity, as they provided the deepest coverage (</w:t>
      </w:r>
      <w:hyperlink w:anchor="x1-220011" w:tgtFrame="Current Document">
        <w:r>
          <w:rPr>
            <w:rStyle w:val="InternetLink"/>
          </w:rPr>
          <w:t>Table S1</w:t>
        </w:r>
      </w:hyperlink>
      <w:r>
        <w:rPr/>
        <w:t>), and found that, on 12 out of the 15 arms, reads clustered into two prominent groups per arm when maximizing the Bayesian information criterion [</w:t>
      </w:r>
      <w:hyperlink r:id="rId13">
        <w:r>
          <w:rPr>
            <w:rStyle w:val="InternetLink"/>
          </w:rPr>
          <w:t>14</w:t>
        </w:r>
      </w:hyperlink>
      <w:r>
        <w:rPr/>
        <w:t xml:space="preserve">] (see </w:t>
      </w:r>
      <w:hyperlink w:anchor="x1-8000doc" w:tgtFrame="Current Document">
        <w:r>
          <w:rPr>
            <w:rStyle w:val="InternetLink"/>
          </w:rPr>
          <w:t>Materials and Methods</w:t>
        </w:r>
      </w:hyperlink>
      <w:r>
        <w:rPr/>
        <w:t>). Pairwise distances between the reads within these clusters were significantly lower than those for out-of-cluster pairings, implying that distinct telomeric haplotypes are present. To quantify the differences between putative haplotypes, we calculated silhouette scores [</w:t>
      </w:r>
      <w:hyperlink r:id="rId14">
        <w:r>
          <w:rPr>
            <w:rStyle w:val="InternetLink"/>
          </w:rPr>
          <w:t>15</w:t>
        </w:r>
      </w:hyperlink>
      <w:r>
        <w:rPr/>
        <w:t>] for these clusterings (</w:t>
      </w:r>
      <w:hyperlink w:anchor="table.1" w:tgtFrame="Current Document">
        <w:r>
          <w:rPr>
            <w:rStyle w:val="InternetLink"/>
          </w:rPr>
          <w:t>Table </w:t>
        </w:r>
      </w:hyperlink>
      <w:hyperlink w:anchor="x1-180022" w:tgtFrame="Current Document">
        <w:r>
          <w:rPr>
            <w:rStyle w:val="InternetLink"/>
          </w:rPr>
          <w:t>2</w:t>
        </w:r>
      </w:hyperlink>
      <w:r>
        <w:rPr/>
        <w:t>), and generated motif density plots for the four chromosome arms with the highest such scores to visualize the differences in haplotypes (</w:t>
      </w:r>
      <w:hyperlink w:anchor="x1-170033" w:tgtFrame="Current Document">
        <w:r>
          <w:rPr>
            <w:rStyle w:val="InternetLink"/>
          </w:rPr>
          <w:t>Figure 3</w:t>
        </w:r>
      </w:hyperlink>
      <w:r>
        <w:rPr/>
        <w:t xml:space="preserve">). </w:t>
      </w:r>
    </w:p>
    <w:p>
      <w:pPr>
        <w:pStyle w:val="Heading3"/>
        <w:rPr/>
      </w:pPr>
      <w:bookmarkStart w:id="15" w:name="x1-7000"/>
      <w:bookmarkEnd w:id="15"/>
      <w:r>
        <w:rPr/>
        <w:t>Discussion</w:t>
      </w:r>
    </w:p>
    <w:p>
      <w:pPr>
        <w:pStyle w:val="TextBodynoindent"/>
        <w:rPr/>
      </w:pPr>
      <w:bookmarkStart w:id="16" w:name="Q1-1-14"/>
      <w:bookmarkEnd w:id="16"/>
      <w:r>
        <w:rPr/>
        <w:t>Repeat-rich, low-complexity regions of the human genome such as telomeres have been historically recalcitrant to full mapping and annotation [</w:t>
      </w:r>
      <w:hyperlink r:id="rId15">
        <w:r>
          <w:rPr>
            <w:rStyle w:val="InternetLink"/>
          </w:rPr>
          <w:t>16</w:t>
        </w:r>
      </w:hyperlink>
      <w:r>
        <w:rPr/>
        <w:t>], mainly due to the alignment challenge they pose and to the read lengths required to span such areas [</w:t>
      </w:r>
      <w:hyperlink r:id="rId16">
        <w:r>
          <w:rPr>
            <w:rStyle w:val="InternetLink"/>
          </w:rPr>
          <w:t>17</w:t>
        </w:r>
      </w:hyperlink>
      <w:r>
        <w:rPr/>
        <w:t xml:space="preserve">]. The advent of long-read, single-molecule methods (third generation sequencing) has provided new opportunities to map the sequence composition of a previously "dark" area of the human genome. These results reaffirm that the canonical repeat (TTAGGG) is certainly the most dominant type of motif in telomeres, but also reveal a surprising diversity of repeat variations, which are confirmed by both short and long-read sequencing technologies. This diversity of repeats includes previously reported variants, as well as novel motifs that are characterized not only by nucleotide substitutions, but also insertions, deletions, and even motif pairing. Apart from these variations, CG-rich motifs were identified in telomeric regions of </w:t>
      </w:r>
      <w:r>
        <w:rPr>
          <w:i/>
        </w:rPr>
        <w:t xml:space="preserve">p </w:t>
      </w:r>
      <w:r>
        <w:rPr/>
        <w:t>arms, consistent with previously reported findings [</w:t>
      </w:r>
      <w:hyperlink r:id="rId17">
        <w:r>
          <w:rPr>
            <w:rStyle w:val="InternetLink"/>
          </w:rPr>
          <w:t>18</w:t>
        </w:r>
      </w:hyperlink>
      <w:r>
        <w:rPr/>
        <w:t xml:space="preserve">]. Moreover, while short read sequencing is able to identify such variants, it alone cannot reveal the relative locations of these motifs within telomeres, as repetitive short reads can neither be aligned outside of the reference genome nor provide enough overlap variability to be assembled </w:t>
      </w:r>
      <w:r>
        <w:rPr>
          <w:i/>
        </w:rPr>
        <w:t>de novo</w:t>
      </w:r>
      <w:r>
        <w:rPr/>
        <w:t>. Long SMRT reads, on the other hand, can be anchored to known subtelomeric sequences of the human genome and extend into the previously unmapped telomeric area. These results also highlight the need of better subtelomeric and telomeric annotations in the human genome. Four of the 40 subtelomeric assemblies [</w:t>
      </w:r>
      <w:hyperlink r:id="rId18">
        <w:r>
          <w:rPr>
            <w:rStyle w:val="InternetLink"/>
          </w:rPr>
          <w:t>19</w:t>
        </w:r>
      </w:hyperlink>
      <w:r>
        <w:rPr/>
        <w:t xml:space="preserve">] were homologous to regions in the reference genome far within the respective chromosomes (up to 586 Kbp into the reference sequence), and the canonical motif was present on the </w:t>
      </w:r>
      <w:r>
        <w:rPr>
          <w:i/>
        </w:rPr>
        <w:t xml:space="preserve">q </w:t>
      </w:r>
      <w:r>
        <w:rPr/>
        <w:t xml:space="preserve">arm of chr8 only after 2–3Kbp past the annotated boundary in all datasets, suggesting that the existing assemblies do not provide a completely accurate telomeric annotation, and that methods described herein could help to resolve these areas of reference genomes. </w:t>
        <w:br/>
        <w:t> </w:t>
        <w:br/>
        <w:t xml:space="preserve">We observed PacBio CCS reads reaching up to 13 Kbp beyond the known regions of the genome, and resolving the underlying sequence with reasonable fidelity – even without support from short reads, – both measured by the entropy of motif assignment and by pairwise Levenshtein distances between the reads belonging to the same chromosomal arms. While short reads also provided support for </w:t>
      </w:r>
      <w:del w:id="27" w:author="Unknown Author" w:date="2020-05-14T10:58:00Z">
        <w:commentRangeStart w:id="0"/>
        <w:r>
          <w:rPr/>
          <w:delText>all of the reported</w:delText>
        </w:r>
      </w:del>
      <w:ins w:id="28" w:author="Unknown Author" w:date="2020-05-14T10:58:00Z">
        <w:r>
          <w:rPr/>
          <w:t>non-canonical</w:t>
        </w:r>
      </w:ins>
      <w:r>
        <w:rPr/>
      </w:r>
      <w:commentRangeEnd w:id="0"/>
      <w:r>
        <w:commentReference w:id="0"/>
      </w:r>
      <w:r>
        <w:rPr/>
        <w:t xml:space="preserve">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instead, long reads appear to be more suitable for this purpose as well. The identified variations in long range contexts enable clustering of SMRT reads into distinct haplotypes at ends of chromosomes, and thus provide a new means of diplotype mapping and reveal the existence and motif composition of such diplotypes on a multi-Kbp scale. </w:t>
      </w:r>
    </w:p>
    <w:p>
      <w:pPr>
        <w:pStyle w:val="Heading3"/>
        <w:rPr/>
      </w:pPr>
      <w:bookmarkStart w:id="17" w:name="x1-8000"/>
      <w:bookmarkEnd w:id="17"/>
      <w:r>
        <w:rPr/>
        <w:t>Materials and Methods</w:t>
      </w:r>
    </w:p>
    <w:p>
      <w:pPr>
        <w:pStyle w:val="Heading4"/>
        <w:rPr/>
      </w:pPr>
      <w:bookmarkStart w:id="18" w:name="Q1-1-16"/>
      <w:bookmarkStart w:id="19" w:name="x1-8000doc"/>
      <w:bookmarkStart w:id="20" w:name="x1-9000"/>
      <w:bookmarkEnd w:id="18"/>
      <w:bookmarkEnd w:id="19"/>
      <w:bookmarkEnd w:id="20"/>
      <w:r>
        <w:rPr/>
        <w:t>The extended reference genome</w:t>
      </w:r>
    </w:p>
    <w:p>
      <w:pPr>
        <w:pStyle w:val="TextBodynoindent"/>
        <w:rPr/>
      </w:pPr>
      <w:bookmarkStart w:id="21" w:name="Q1-1-18"/>
      <w:bookmarkEnd w:id="21"/>
      <w:r>
        <w:rPr/>
        <w:t xml:space="preserve">We constructed the extended reference genome by performing an all-to-all alignment of all contigs in the </w:t>
      </w:r>
      <w:r>
        <w:rPr>
          <w:i/>
        </w:rPr>
        <w:t>hg38</w:t>
      </w:r>
      <w:r>
        <w:rPr/>
        <w:t xml:space="preserve"> reference genome [</w:t>
      </w:r>
      <w:hyperlink r:id="rId19">
        <w:bookmarkStart w:id="22" w:name="page.6"/>
        <w:bookmarkEnd w:id="22"/>
        <w:r>
          <w:rPr>
            <w:rStyle w:val="InternetLink"/>
          </w:rPr>
          <w:t>20</w:t>
        </w:r>
      </w:hyperlink>
      <w:r>
        <w:rPr/>
        <w:t xml:space="preserve">, </w:t>
      </w:r>
      <w:hyperlink r:id="rId20">
        <w:r>
          <w:rPr>
            <w:rStyle w:val="InternetLink"/>
          </w:rPr>
          <w:t>21</w:t>
        </w:r>
      </w:hyperlink>
      <w:r>
        <w:rPr/>
        <w:t>] and the subtelomeric assemblies [</w:t>
      </w:r>
      <w:hyperlink r:id="rId21">
        <w:r>
          <w:rPr>
            <w:rStyle w:val="InternetLink"/>
          </w:rPr>
          <w:t>19</w:t>
        </w:r>
      </w:hyperlink>
      <w:r>
        <w:rPr/>
        <w:t xml:space="preserve">] with </w:t>
      </w:r>
      <w:r>
        <w:rPr>
          <w:i/>
        </w:rPr>
        <w:t xml:space="preserve">minimap2 </w:t>
      </w:r>
      <w:r>
        <w:rPr/>
        <w:t>[</w:t>
      </w:r>
      <w:hyperlink r:id="rId22">
        <w:r>
          <w:rPr>
            <w:rStyle w:val="InternetLink"/>
          </w:rPr>
          <w:t>22</w:t>
        </w:r>
      </w:hyperlink>
      <w:r>
        <w:rPr/>
        <w:t>] using three settings for assembly-to-reference mapping (</w:t>
      </w:r>
      <w:r>
        <w:rPr>
          <w:i/>
        </w:rPr>
        <w:t>asm5</w:t>
      </w:r>
      <w:r>
        <w:rPr/>
        <w:t xml:space="preserve">, </w:t>
      </w:r>
      <w:r>
        <w:rPr>
          <w:i/>
        </w:rPr>
        <w:t>asm10</w:t>
      </w:r>
      <w:r>
        <w:rPr/>
        <w:t xml:space="preserve">, </w:t>
      </w:r>
      <w:r>
        <w:rPr>
          <w:i/>
        </w:rPr>
        <w:t>asm20</w:t>
      </w:r>
      <w:r>
        <w:rPr/>
        <w:t xml:space="preserve">). Forty subtelomeric contigs mapped to ends of </w:t>
      </w:r>
      <w:r>
        <w:rPr>
          <w:i/>
        </w:rPr>
        <w:t>hg38</w:t>
      </w:r>
      <w:r>
        <w:rPr/>
        <w:t xml:space="preserve"> chromosomes with a mapping quality of 60, one (XpYptel) mapped with the quality of 0 and was discarded; one (14qtel) mapped to the ALT version of chr14 (chr14_KI270846v1_alt) with the quality of 52, which, in turn, mapped to the main chr14 chromosome with the quality of 60. These data and the exact match and mismatch coordinates were used to create a combined reference (</w:t>
      </w:r>
      <w:r>
        <w:rPr>
          <w:i/>
        </w:rPr>
        <w:t>hg38ext</w:t>
      </w:r>
      <w:r>
        <w:rPr/>
        <w:t>) in which subtelomeric contigs informed the locations of the boundaries of the telomeric tracts (</w:t>
      </w:r>
      <w:r>
        <w:rPr>
          <w:i/>
        </w:rPr>
        <w:t>tract_anchor</w:t>
      </w:r>
      <w:r>
        <w:rPr/>
        <w:t xml:space="preserve">). Such contigs that mapped fully within </w:t>
      </w:r>
      <w:r>
        <w:rPr>
          <w:i/>
        </w:rPr>
        <w:t xml:space="preserve">hg38 </w:t>
      </w:r>
      <w:r>
        <w:rPr/>
        <w:t xml:space="preserve">chromosomes resulted in </w:t>
      </w:r>
      <w:r>
        <w:rPr>
          <w:i/>
        </w:rPr>
        <w:t xml:space="preserve">tract_anchor </w:t>
      </w:r>
      <w:r>
        <w:rPr/>
        <w:t xml:space="preserve">annotations directly on those </w:t>
      </w:r>
      <w:r>
        <w:rPr>
          <w:i/>
        </w:rPr>
        <w:t xml:space="preserve">hg38 </w:t>
      </w:r>
      <w:r>
        <w:rPr/>
        <w:t xml:space="preserve">chromosomes; partially mapping contigs were considered as forking from the </w:t>
      </w:r>
      <w:r>
        <w:rPr>
          <w:i/>
        </w:rPr>
        <w:t xml:space="preserve">hg38 </w:t>
      </w:r>
      <w:r>
        <w:rPr/>
        <w:t xml:space="preserve">sequence and were similarly annotated by themselves. </w:t>
      </w:r>
    </w:p>
    <w:p>
      <w:pPr>
        <w:pStyle w:val="Heading4"/>
        <w:rPr/>
      </w:pPr>
      <w:bookmarkStart w:id="23" w:name="x1-10000"/>
      <w:bookmarkEnd w:id="23"/>
      <w:r>
        <w:rPr/>
        <w:t>Selection of telomeric reads and identification of repeat content</w:t>
      </w:r>
    </w:p>
    <w:p>
      <w:pPr>
        <w:pStyle w:val="TextBodynoindent"/>
        <w:rPr/>
      </w:pPr>
      <w:bookmarkStart w:id="24" w:name="Q1-1-20"/>
      <w:bookmarkEnd w:id="24"/>
      <w:r>
        <w:rPr/>
        <w:t>Three subjects were selected for the analysis. The first individual (NA12878/HG001) came from the pilot genome of the HapMap project [</w:t>
      </w:r>
      <w:hyperlink r:id="rId23">
        <w:r>
          <w:rPr>
            <w:rStyle w:val="InternetLink"/>
          </w:rPr>
          <w:t>23</w:t>
        </w:r>
      </w:hyperlink>
      <w:r>
        <w:rPr/>
        <w:t>], while the other two, including the son from the Ashkenazi Jewish Trio (NA24385/HG002) and the son from the Chinese Trio (NA24631/HG005), are members of the Personal Genome Project, whose genomes are consented for commercial redistribution and reidentification [</w:t>
      </w:r>
      <w:hyperlink r:id="rId24">
        <w:r>
          <w:rPr>
            <w:rStyle w:val="InternetLink"/>
          </w:rPr>
          <w:t>24</w:t>
        </w:r>
      </w:hyperlink>
      <w:r>
        <w:rPr/>
        <w:t xml:space="preserve">]. These subjects are referred to hereafter as HG001, HG002, and HG005, respectively. </w:t>
        <w:br/>
        <w:t> </w:t>
        <w:br/>
        <w:t>For subjects HG001 and HG005, Genome in a Bottle [</w:t>
      </w:r>
      <w:hyperlink r:id="rId25">
        <w:r>
          <w:rPr>
            <w:rStyle w:val="InternetLink"/>
          </w:rPr>
          <w:t>8</w:t>
        </w:r>
      </w:hyperlink>
      <w:r>
        <w:rPr/>
        <w:t xml:space="preserve">] PacBio_SequelII_CCS_11kb datasets were used (one dataset per each subject). For subject HG002, a combination of two sequencing experiments was analyzed (PacBio_CCS_10kb and PacBio_CCS_15kb). The mean coverage was ∼29x, ∼58x, and ∼32x for subjects HG001, HG002, and HG005, respectively. Reads were mapped to </w:t>
      </w:r>
      <w:r>
        <w:rPr>
          <w:i/>
        </w:rPr>
        <w:t xml:space="preserve">hg38ext </w:t>
      </w:r>
      <w:r>
        <w:rPr/>
        <w:t xml:space="preserve">with </w:t>
      </w:r>
      <w:r>
        <w:rPr>
          <w:i/>
        </w:rPr>
        <w:t>minimap2</w:t>
      </w:r>
      <w:r>
        <w:rPr/>
        <w:t xml:space="preserve">, and reads that mapped to either end of either chromosome and overlapped the boundary of its telomeric tract were selected for further analysis. These reads had a portion of their sequence mapped to the reference contig and a portion extending beyond the reference (soft- or hard-clipped in the alignment file). Sequences past the </w:t>
      </w:r>
      <w:r>
        <w:rPr>
          <w:i/>
        </w:rPr>
        <w:t xml:space="preserve">tract_anchor </w:t>
      </w:r>
      <w:r>
        <w:rPr/>
        <w:t xml:space="preserve">marker were extracted from the reads that had this marker within their mapped portion (from the 5’ end to the marker on </w:t>
      </w:r>
      <w:r>
        <w:rPr>
          <w:i/>
        </w:rPr>
        <w:t xml:space="preserve">p </w:t>
      </w:r>
      <w:r>
        <w:rPr/>
        <w:t xml:space="preserve">arms and from the marker to the 3’ end on </w:t>
      </w:r>
      <w:r>
        <w:rPr>
          <w:i/>
        </w:rPr>
        <w:t>q</w:t>
      </w:r>
      <w:r>
        <w:rPr/>
        <w:t xml:space="preserve"> arms, accounting for forward and reverse mappings). To identify regions of the telomeres that are fully supported by both short and long reads, we extracted candidate telomeric reads from GIAB Illumina datasets (NIST_NA12878_HG001_HiSeq_300x, NIST_HiSeq_HG002_Homogeneity-10953946, HG005_NA24631_son_HiSeq_300x; all three ∼300x coverage) with </w:t>
      </w:r>
      <w:r>
        <w:rPr>
          <w:i/>
        </w:rPr>
        <w:t xml:space="preserve">Telomerecat </w:t>
      </w:r>
      <w:r>
        <w:rPr/>
        <w:t>[</w:t>
      </w:r>
      <w:hyperlink r:id="rId26">
        <w:r>
          <w:rPr>
            <w:rStyle w:val="InternetLink"/>
          </w:rPr>
          <w:t>25</w:t>
        </w:r>
      </w:hyperlink>
      <w:r>
        <w:rPr/>
        <w:t xml:space="preserve">], and selected those that mapped perfectly with </w:t>
      </w:r>
      <w:r>
        <w:rPr>
          <w:i/>
        </w:rPr>
        <w:t xml:space="preserve">minimap2 </w:t>
      </w:r>
      <w:r>
        <w:rPr/>
        <w:t xml:space="preserve">(at least a 50bp-long exact match without insertions or deletions, allowing all secondary mappings) to the telomeric regions of the PacBio CCS candidates from the same subject’s dataset. </w:t>
        <w:br/>
        <w:t> </w:t>
        <w:br/>
        <w:t xml:space="preserve">Within the regions supported by both PacBio CCS and Illumina candidate reads, overrepresentation of motifs of lengths </w:t>
      </w:r>
      <w:r>
        <w:rPr>
          <w:i/>
        </w:rPr>
        <w:t xml:space="preserve">k </w:t>
      </w:r>
      <w:r>
        <w:rPr/>
        <w:t>⊂ [4</w:t>
      </w:r>
      <w:r>
        <w:rPr>
          <w:i/>
        </w:rPr>
        <w:t>..</w:t>
      </w:r>
      <w:r>
        <w:rPr/>
        <w:t xml:space="preserve">16] was tested. To target motifs in repeat contexts, doubled sequences (for example, </w:t>
      </w:r>
      <w:r>
        <w:rPr>
          <w:i/>
        </w:rPr>
        <w:t>k</w:t>
      </w:r>
      <w:r>
        <w:rPr/>
        <w:t xml:space="preserve">-mer ACGTACGT for motif ACGT) were counted with </w:t>
      </w:r>
      <w:r>
        <w:rPr>
          <w:i/>
        </w:rPr>
        <w:t xml:space="preserve">jellyfish </w:t>
      </w:r>
      <w:r>
        <w:rPr/>
        <w:t>[</w:t>
      </w:r>
      <w:hyperlink r:id="rId27">
        <w:r>
          <w:rPr>
            <w:rStyle w:val="InternetLink"/>
          </w:rPr>
          <w:t>26</w:t>
        </w:r>
      </w:hyperlink>
      <w:r>
        <w:rPr/>
        <w:t xml:space="preserve">], and counts of </w:t>
      </w:r>
      <w:r>
        <w:rPr>
          <w:i/>
        </w:rPr>
        <w:t>k</w:t>
      </w:r>
      <w:r>
        <w:rPr/>
        <w:t xml:space="preserve">-mers synonymous with respect to circular shifts (for example, ACGTACGT and CGTACGTA) were summed together. For each such </w:t>
      </w:r>
      <w:r>
        <w:rPr>
          <w:i/>
        </w:rPr>
        <w:t>k</w:t>
      </w:r>
      <w:r>
        <w:rPr/>
        <w:t xml:space="preserve">-mer, Fisher’s exact test was performed to determine whether its count is significant on the background of counts of other </w:t>
      </w:r>
      <w:r>
        <w:rPr>
          <w:i/>
        </w:rPr>
        <w:t>k</w:t>
      </w:r>
      <w:r>
        <w:rPr/>
        <w:t xml:space="preserve">-mers of the same length. Briefly, we considered </w:t>
      </w:r>
      <w:r>
        <w:rPr>
          <w:i/>
        </w:rPr>
        <w:t>k</w:t>
      </w:r>
      <w:r>
        <w:rPr/>
        <w:t xml:space="preserve">-mers with counts higher than 1.5 interquartile range above the third quartile of the distribution as potentially classifiable, and a 2 × 2 contingency matrix </w:t>
      </w:r>
      <w:r>
        <w:rPr>
          <w:i/>
        </w:rPr>
        <w:t xml:space="preserve">C </w:t>
      </w:r>
      <w:r>
        <w:rPr/>
        <w:t xml:space="preserve">for the test was constructed as follows: row 0 contained counts of potentially classifiable </w:t>
      </w:r>
      <w:r>
        <w:rPr>
          <w:i/>
        </w:rPr>
        <w:t>k</w:t>
      </w:r>
      <w:r>
        <w:rPr/>
        <w:t xml:space="preserve">-mers, row 1 contained counts of remaining (non-classifiable) </w:t>
      </w:r>
      <w:r>
        <w:rPr>
          <w:i/>
        </w:rPr>
        <w:t>k</w:t>
      </w:r>
      <w:r>
        <w:rPr/>
        <w:t xml:space="preserve">-mers, columns 0 and 1 contained counts of single and remaining (background) </w:t>
      </w:r>
      <w:r>
        <w:rPr>
          <w:i/>
        </w:rPr>
        <w:t>k</w:t>
      </w:r>
      <w:r>
        <w:rPr/>
        <w:t xml:space="preserve">-mers, respectively, i.e.: </w:t>
      </w:r>
      <w:r>
        <w:rPr>
          <w:i/>
        </w:rPr>
        <w:t>C</w:t>
      </w:r>
      <w:r>
        <w:rPr>
          <w:position w:val="-3"/>
          <w:sz w:val="19"/>
        </w:rPr>
        <w:t>0</w:t>
      </w:r>
      <w:r>
        <w:rPr>
          <w:i/>
          <w:position w:val="-3"/>
          <w:sz w:val="19"/>
        </w:rPr>
        <w:t>,</w:t>
      </w:r>
      <w:r>
        <w:rPr>
          <w:position w:val="-3"/>
          <w:sz w:val="19"/>
        </w:rPr>
        <w:t>0</w:t>
      </w:r>
      <w:r>
        <w:rPr/>
        <w:t xml:space="preserve"> = count of target </w:t>
      </w:r>
      <w:r>
        <w:rPr>
          <w:i/>
        </w:rPr>
        <w:t>k</w:t>
      </w:r>
      <w:r>
        <w:rPr/>
        <w:t xml:space="preserve">-mer, </w:t>
      </w:r>
      <w:r>
        <w:rPr>
          <w:i/>
        </w:rPr>
        <w:t>C</w:t>
      </w:r>
      <w:r>
        <w:rPr>
          <w:position w:val="-3"/>
          <w:sz w:val="19"/>
        </w:rPr>
        <w:t>0</w:t>
      </w:r>
      <w:r>
        <w:rPr>
          <w:i/>
          <w:position w:val="-3"/>
          <w:sz w:val="19"/>
        </w:rPr>
        <w:t>,</w:t>
      </w:r>
      <w:r>
        <w:rPr>
          <w:position w:val="-3"/>
          <w:sz w:val="19"/>
        </w:rPr>
        <w:t>1</w:t>
      </w:r>
      <w:r>
        <w:rPr/>
        <w:t xml:space="preserve"> = sum of counts of other potentially classifiable </w:t>
      </w:r>
      <w:r>
        <w:rPr>
          <w:i/>
        </w:rPr>
        <w:t>k</w:t>
      </w:r>
      <w:r>
        <w:rPr/>
        <w:t xml:space="preserve">-mers, </w:t>
      </w:r>
      <w:r>
        <w:rPr>
          <w:i/>
        </w:rPr>
        <w:t>C</w:t>
      </w:r>
      <w:r>
        <w:rPr>
          <w:position w:val="-3"/>
          <w:sz w:val="19"/>
        </w:rPr>
        <w:t>1</w:t>
      </w:r>
      <w:r>
        <w:rPr>
          <w:i/>
          <w:position w:val="-3"/>
          <w:sz w:val="19"/>
        </w:rPr>
        <w:t>,</w:t>
      </w:r>
      <w:r>
        <w:rPr>
          <w:position w:val="-3"/>
          <w:sz w:val="19"/>
        </w:rPr>
        <w:t>0</w:t>
      </w:r>
      <w:r>
        <w:rPr/>
        <w:t xml:space="preserve"> = median count of </w:t>
      </w:r>
      <w:r>
        <w:rPr>
          <w:i/>
        </w:rPr>
        <w:t>k</w:t>
      </w:r>
      <w:r>
        <w:rPr/>
        <w:t xml:space="preserve">-mer, </w:t>
      </w:r>
      <w:r>
        <w:rPr>
          <w:i/>
        </w:rPr>
        <w:t>C</w:t>
      </w:r>
      <w:r>
        <w:rPr>
          <w:position w:val="-3"/>
          <w:sz w:val="19"/>
        </w:rPr>
        <w:t>1</w:t>
      </w:r>
      <w:r>
        <w:rPr>
          <w:i/>
          <w:position w:val="-3"/>
          <w:sz w:val="19"/>
        </w:rPr>
        <w:t>,</w:t>
      </w:r>
      <w:r>
        <w:rPr>
          <w:position w:val="-3"/>
          <w:sz w:val="19"/>
        </w:rPr>
        <w:t>1</w:t>
      </w:r>
      <w:r>
        <w:rPr/>
        <w:t xml:space="preserve"> = sum of counts of other non-classifiable </w:t>
      </w:r>
      <w:r>
        <w:rPr>
          <w:i/>
        </w:rPr>
        <w:t>k</w:t>
      </w:r>
      <w:r>
        <w:rPr/>
        <w:t xml:space="preserve">-mers. The resultant </w:t>
      </w:r>
      <w:r>
        <w:rPr>
          <w:i/>
        </w:rPr>
        <w:t>p</w:t>
      </w:r>
      <w:r>
        <w:rPr/>
        <w:t>-values for each motif among the samples were combined using the Mudholkar-George method [</w:t>
      </w:r>
      <w:hyperlink r:id="rId28">
        <w:r>
          <w:rPr>
            <w:rStyle w:val="InternetLink"/>
          </w:rPr>
          <w:t>27</w:t>
        </w:r>
      </w:hyperlink>
      <w:r>
        <w:rPr/>
        <w:t xml:space="preserve">], the Bonferroni multiple testing correction was applied, and motifs for which </w:t>
      </w:r>
      <w:r>
        <w:rPr>
          <w:i/>
        </w:rPr>
        <w:t>k</w:t>
      </w:r>
      <w:r>
        <w:rPr/>
        <w:t xml:space="preserve">-mers yielded </w:t>
      </w:r>
      <w:r>
        <w:rPr>
          <w:i/>
        </w:rPr>
        <w:t>p</w:t>
      </w:r>
      <w:r>
        <w:rPr/>
        <w:t xml:space="preserve">-values below the cutoff of 0.05 were reported. </w:t>
        <w:br/>
        <w:t> </w:t>
        <w:br/>
        <w:t>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motif in a rolling window starting from the innermost mapped position</w:t>
      </w:r>
      <w:ins w:id="29" w:author="Unknown Author" w:date="2020-05-14T11:05:00Z">
        <w:commentRangeStart w:id="1"/>
        <w:r>
          <w:rPr/>
          <w:t xml:space="preserve"> of each entire long read</w:t>
        </w:r>
      </w:ins>
      <w:r>
        <w:rPr/>
      </w:r>
      <w:commentRangeEnd w:id="1"/>
      <w:r>
        <w:commentReference w:id="1"/>
      </w:r>
      <w:r>
        <w:rPr/>
        <w:t xml:space="preserve">. To evaluate whether the reads on the same arm agree on the positions of different motifs, for each read, we calculated motif densities in 10 bp windows with 10 bp smoothing to buffer insertions and deletions. For each window in a read, the motif with the highest density was selected to represent that window. Then, normalized Shannon entropy among all reads was calculated in each window as </w:t>
      </w:r>
      <w:r>
        <w:rPr>
          <w:i/>
        </w:rPr>
        <w:t xml:space="preserve">S </w:t>
      </w:r>
      <w:r>
        <w:rPr/>
        <w:t xml:space="preserve">= </w:t>
      </w:r>
      <w:r>
        <w:rPr/>
        <w:drawing>
          <wp:inline distT="0" distB="0" distL="0" distR="0">
            <wp:extent cx="704215" cy="2762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9"/>
                    <a:stretch>
                      <a:fillRect/>
                    </a:stretch>
                  </pic:blipFill>
                  <pic:spPr bwMode="auto">
                    <a:xfrm>
                      <a:off x="0" y="0"/>
                      <a:ext cx="704215" cy="276225"/>
                    </a:xfrm>
                    <a:prstGeom prst="rect">
                      <a:avLst/>
                    </a:prstGeom>
                  </pic:spPr>
                </pic:pic>
              </a:graphicData>
            </a:graphic>
          </wp:inline>
        </w:drawing>
      </w:r>
      <w:r>
        <w:rPr/>
        <w:t xml:space="preserve">, where </w:t>
      </w:r>
      <w:r>
        <w:rPr>
          <w:i/>
        </w:rPr>
        <w:t>p</w:t>
      </w:r>
      <w:r>
        <w:rPr>
          <w:i/>
          <w:position w:val="-3"/>
          <w:sz w:val="19"/>
        </w:rPr>
        <w:t>i</w:t>
      </w:r>
      <w:r>
        <w:rPr/>
        <w:t xml:space="preserve"> is the frequency of each motif in the window and </w:t>
      </w:r>
      <w:r>
        <w:rPr>
          <w:i/>
        </w:rPr>
        <w:t xml:space="preserve">N </w:t>
      </w:r>
      <w:r>
        <w:rPr/>
        <w:t>is the number of motifs [</w:t>
      </w:r>
      <w:hyperlink r:id="rId30">
        <w:r>
          <w:rPr>
            <w:rStyle w:val="InternetLink"/>
          </w:rPr>
          <w:t>28</w:t>
        </w:r>
      </w:hyperlink>
      <w:r>
        <w:rPr/>
        <w:t>]. The value of normalized entropy was a metric bounded by [0</w:t>
      </w:r>
      <w:r>
        <w:rPr>
          <w:i/>
        </w:rPr>
        <w:t xml:space="preserve">, </w:t>
      </w:r>
      <w:r>
        <w:rPr/>
        <w:t xml:space="preserve">1], with 0 describing perfect agreement and 1 describing maximum randomness. For visualization, we performed 1000 rounds of bootstrap of the calculated density values in 100 bp rolling windows, and selected the lower and the upper bounds of the 95% confidence interval of bootstrap. Of note, several chromosome arms had the </w:t>
      </w:r>
      <w:r>
        <w:rPr>
          <w:i/>
        </w:rPr>
        <w:t xml:space="preserve">tract_anchor </w:t>
      </w:r>
      <w:r>
        <w:rPr/>
        <w:t xml:space="preserve">position further away from the end of the contig than others (∼79–586 Kbp into the chromosome sequence), and the reads mapping to these arms did not contain these motifs, suggesting that either their subtelomeric annotations were incorrect or large insertions or duplications were present in the reference genome; in light of this, reads mapping to the </w:t>
      </w:r>
      <w:r>
        <w:rPr>
          <w:i/>
        </w:rPr>
        <w:t xml:space="preserve">p </w:t>
      </w:r>
      <w:r>
        <w:rPr/>
        <w:t xml:space="preserve">arm of chr1, the </w:t>
      </w:r>
      <w:r>
        <w:rPr>
          <w:i/>
        </w:rPr>
        <w:t xml:space="preserve">q </w:t>
      </w:r>
      <w:r>
        <w:rPr/>
        <w:t xml:space="preserve">arm of chr4, and both arms of chr20 were removed from the study, and the analysis was repeated. </w:t>
      </w:r>
    </w:p>
    <w:p>
      <w:pPr>
        <w:pStyle w:val="Heading4"/>
        <w:rPr/>
      </w:pPr>
      <w:bookmarkStart w:id="25" w:name="x1-11000"/>
      <w:bookmarkEnd w:id="25"/>
      <w:r>
        <w:rPr/>
        <w:t>Extraction of telomeric haplotypes</w:t>
      </w:r>
    </w:p>
    <w:p>
      <w:pPr>
        <w:pStyle w:val="TextBodynoindent"/>
        <w:rPr/>
      </w:pPr>
      <w:bookmarkStart w:id="26" w:name="Q1-1-22"/>
      <w:bookmarkEnd w:id="26"/>
      <w:r>
        <w:rPr/>
        <w:t>Within groups of reads mapping to each chromosome arm, all relative pairwise Levenshtein distances were calculated. In short, to calculate the absolute distance between each pair of reads, the sequences in the overlapping positions of the reads were extracted; the distance then equaled the minimum number of single-character insertions, deletions, and substitutions required to make these sequences identical. The relative distance was computed as the absolute distance divided by the length of the overlap. Relative distances were then clustered using Ward’s method via the Euclidean metric. The optimal number of clusters was determined by maximizing the Bayesian information criterion [</w:t>
      </w:r>
      <w:hyperlink r:id="rId31">
        <w:bookmarkStart w:id="27" w:name="page.8"/>
        <w:bookmarkEnd w:id="27"/>
        <w:r>
          <w:rPr>
            <w:rStyle w:val="InternetLink"/>
          </w:rPr>
          <w:t>14</w:t>
        </w:r>
      </w:hyperlink>
      <w:r>
        <w:rPr/>
        <w:t>], allowing for no more than one outlier and at least five reads per cluster, and silhouette scores for these clusterings were calculated. Briefly, as previously described [</w:t>
      </w:r>
      <w:hyperlink r:id="rId32">
        <w:r>
          <w:rPr>
            <w:rStyle w:val="InternetLink"/>
          </w:rPr>
          <w:t>15</w:t>
        </w:r>
      </w:hyperlink>
      <w:r>
        <w:rPr/>
        <w:t>], a silhouette score of a clustering was computed as the mean value of silhouette coefficients of all entries, which, in turn, equaled (</w:t>
      </w:r>
      <w:r>
        <w:rPr>
          <w:i/>
        </w:rPr>
        <w:t>b</w:t>
      </w:r>
      <w:r>
        <w:rPr/>
        <w:t>−</w:t>
      </w:r>
      <w:r>
        <w:rPr>
          <w:i/>
        </w:rPr>
        <w:t>a</w:t>
      </w:r>
      <w:r>
        <w:rPr/>
        <w:t xml:space="preserve">) </w:t>
      </w:r>
      <w:ins w:id="30" w:author="Unknown Author" w:date="2020-05-14T11:08:00Z">
        <w:commentRangeStart w:id="2"/>
        <w:r>
          <w:rPr/>
          <w:t>/</w:t>
        </w:r>
      </w:ins>
      <w:del w:id="31" w:author="Unknown Author" w:date="2020-05-14T11:08:00Z">
        <w:r>
          <w:rPr/>
          <w:delText>___</w:delText>
        </w:r>
      </w:del>
      <w:r>
        <w:rPr/>
      </w:r>
      <w:commentRangeEnd w:id="2"/>
      <w:r>
        <w:commentReference w:id="2"/>
      </w:r>
      <w:r>
        <w:rPr/>
        <w:t xml:space="preserve"> </w:t>
      </w:r>
      <w:r>
        <w:rPr>
          <w:i/>
        </w:rPr>
        <w:t>max</w:t>
      </w:r>
      <w:r>
        <w:rPr/>
        <w:t>(</w:t>
      </w:r>
      <w:r>
        <w:rPr>
          <w:i/>
        </w:rPr>
        <w:t>a,b</w:t>
      </w:r>
      <w:r>
        <w:rPr/>
        <w:t xml:space="preserve">) where </w:t>
      </w:r>
      <w:r>
        <w:rPr>
          <w:i/>
        </w:rPr>
        <w:t xml:space="preserve">a </w:t>
      </w:r>
      <w:r>
        <w:rPr/>
        <w:t xml:space="preserve">= mean intra-cluster distance and </w:t>
      </w:r>
      <w:r>
        <w:rPr>
          <w:i/>
        </w:rPr>
        <w:t xml:space="preserve">b </w:t>
      </w:r>
      <w:r>
        <w:rPr/>
        <w:t xml:space="preserve">= mean nearest-cluster distance for an entry. Levenshtein distances of all within-cluster pairings and of all out-of-cluster pairings were compared using the one-tailed Mann-Whitney U test; </w:t>
      </w:r>
      <w:r>
        <w:rPr>
          <w:i/>
        </w:rPr>
        <w:t>p</w:t>
      </w:r>
      <w:r>
        <w:rPr/>
        <w:t xml:space="preserve">-values were adjusted with the Bonferroni correction. Distinct clusters of reads within the same chromosome arm (adjusted Mann-Whitney U </w:t>
      </w:r>
      <w:r>
        <w:rPr>
          <w:i/>
        </w:rPr>
        <w:t>p</w:t>
      </w:r>
      <w:r>
        <w:rPr/>
        <w:t>-value below 0.05) were reported as putative haplotypes. As the HG002 dataset was combined from two sequencing experiments, we investigated the provenance of reads in these haplotypes; reads from both sequencing experiments contributed to each haplotype with an average ∼1:2 ratio (</w:t>
      </w:r>
      <w:hyperlink w:anchor="x1-220033" w:tgtFrame="Current Document">
        <w:r>
          <w:rPr>
            <w:rStyle w:val="InternetLink"/>
          </w:rPr>
          <w:t>Table S3</w:t>
        </w:r>
      </w:hyperlink>
      <w:r>
        <w:rPr/>
        <w:t xml:space="preserve">). </w:t>
      </w:r>
    </w:p>
    <w:p>
      <w:pPr>
        <w:pStyle w:val="Heading3"/>
        <w:rPr/>
      </w:pPr>
      <w:bookmarkStart w:id="28" w:name="x1-12000"/>
      <w:bookmarkEnd w:id="28"/>
      <w:r>
        <w:rPr/>
        <w:t>Availability and implementation</w:t>
      </w:r>
    </w:p>
    <w:p>
      <w:pPr>
        <w:pStyle w:val="TextBodynoindent"/>
        <w:rPr/>
      </w:pPr>
      <w:bookmarkStart w:id="29" w:name="Q1-1-24"/>
      <w:bookmarkEnd w:id="29"/>
      <w:r>
        <w:rPr/>
        <w:t xml:space="preserve">The software for identification of telomeric reads, </w:t>
      </w:r>
      <w:r>
        <w:rPr>
          <w:i/>
        </w:rPr>
        <w:t xml:space="preserve">de novo </w:t>
      </w:r>
      <w:r>
        <w:rPr/>
        <w:t xml:space="preserve">discovery of repeat motifs, haplotype inference and motif density visualization was implemented in Python and is freely available at </w:t>
      </w:r>
      <w:hyperlink r:id="rId33" w:tgtFrame="https://github.com/lankycyril/edgecase">
        <w:r>
          <w:rPr>
            <w:rStyle w:val="InternetLink"/>
          </w:rPr>
          <w:t>github.com/lankycyril/edgecase</w:t>
        </w:r>
      </w:hyperlink>
      <w:r>
        <w:rPr/>
        <w:t xml:space="preserve">. </w:t>
      </w:r>
    </w:p>
    <w:p>
      <w:pPr>
        <w:pStyle w:val="Heading3"/>
        <w:rPr/>
      </w:pPr>
      <w:bookmarkStart w:id="30" w:name="x1-13000"/>
      <w:bookmarkEnd w:id="30"/>
      <w:r>
        <w:rPr/>
        <w:t>Acknowledgements</w:t>
      </w:r>
    </w:p>
    <w:p>
      <w:pPr>
        <w:pStyle w:val="TextBodynoindent"/>
        <w:rPr/>
      </w:pPr>
      <w:bookmarkStart w:id="31" w:name="Q1-1-26"/>
      <w:bookmarkEnd w:id="31"/>
      <w:r>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rPr/>
      </w:pPr>
      <w:bookmarkStart w:id="32" w:name="x1-14000"/>
      <w:bookmarkEnd w:id="32"/>
      <w:r>
        <w:rPr/>
        <w:t>Author contributions</w:t>
      </w:r>
    </w:p>
    <w:p>
      <w:pPr>
        <w:pStyle w:val="TextBodynoindent"/>
        <w:rPr/>
      </w:pPr>
      <w:bookmarkStart w:id="33" w:name="Q1-1-28"/>
      <w:bookmarkEnd w:id="33"/>
      <w:r>
        <w:rPr/>
        <w:t xml:space="preserve">S.M.B. and C.E.M. conceived the study. K.G., J.F., and C.E.M. developed the framework and analyzed the data. D.Bu., J.J.L., M.J.M., L.T., and K.A.G. participated in collection and processing of the ISS samples. D.Be., D.Bu., J.J.L, J.R., and </w:t>
      </w:r>
      <w:commentRangeStart w:id="3"/>
      <w:r>
        <w:rPr/>
        <w:t>C.M.</w:t>
      </w:r>
      <w:r>
        <w:rPr/>
      </w:r>
      <w:commentRangeEnd w:id="3"/>
      <w:r>
        <w:commentReference w:id="3"/>
      </w:r>
      <w:r>
        <w:rPr/>
        <w:t xml:space="preserve"> analyzed the data. All authors edited the manuscript. </w:t>
      </w:r>
    </w:p>
    <w:p>
      <w:pPr>
        <w:pStyle w:val="Heading3"/>
        <w:rPr/>
      </w:pPr>
      <w:bookmarkStart w:id="34" w:name="x1-15000"/>
      <w:bookmarkEnd w:id="34"/>
      <w:r>
        <w:rPr/>
        <w:t>Competing interests</w:t>
      </w:r>
    </w:p>
    <w:p>
      <w:pPr>
        <w:pStyle w:val="TextBodynoindent"/>
        <w:rPr/>
      </w:pPr>
      <w:bookmarkStart w:id="35" w:name="Q1-1-30"/>
      <w:bookmarkEnd w:id="35"/>
      <w:r>
        <w:rPr/>
        <w:t xml:space="preserve">The authors declare no relevant conflict of interest. </w:t>
      </w:r>
    </w:p>
    <w:p>
      <w:pPr>
        <w:pStyle w:val="Heading3"/>
        <w:rPr/>
      </w:pPr>
      <w:bookmarkStart w:id="36" w:name="x1-16000"/>
      <w:bookmarkEnd w:id="36"/>
      <w:r>
        <w:rPr/>
        <w:t>References</w:t>
      </w:r>
    </w:p>
    <w:p>
      <w:pPr>
        <w:pStyle w:val="TextBodynoindent"/>
        <w:numPr>
          <w:ilvl w:val="0"/>
          <w:numId w:val="1"/>
        </w:numPr>
        <w:tabs>
          <w:tab w:val="clear" w:pos="1134"/>
          <w:tab w:val="left" w:pos="707" w:leader="none"/>
        </w:tabs>
        <w:spacing w:before="0" w:after="0"/>
        <w:rPr/>
      </w:pPr>
      <w:bookmarkStart w:id="37" w:name="bib-1"/>
      <w:bookmarkStart w:id="38" w:name="page.10"/>
      <w:bookmarkStart w:id="39" w:name="Q1-1-32"/>
      <w:bookmarkStart w:id="40" w:name="X0-"/>
      <w:bookmarkEnd w:id="37"/>
      <w:bookmarkEnd w:id="38"/>
      <w:bookmarkEnd w:id="39"/>
      <w:bookmarkEnd w:id="40"/>
      <w:r>
        <w:rPr/>
        <w:t xml:space="preserve">Aubert, G. &amp; Lansdorp, P. M. Telomeres and Aging. </w:t>
      </w:r>
      <w:r>
        <w:rPr>
          <w:i/>
        </w:rPr>
        <w:t>Physiological</w:t>
      </w:r>
      <w:r>
        <w:rPr/>
        <w:t xml:space="preserve"> </w:t>
      </w:r>
      <w:r>
        <w:rPr>
          <w:i/>
        </w:rPr>
        <w:t>Reviews</w:t>
      </w:r>
      <w:r>
        <w:rPr/>
        <w:t xml:space="preserve"> </w:t>
      </w:r>
      <w:r>
        <w:rPr>
          <w:b/>
        </w:rPr>
        <w:t>88</w:t>
      </w:r>
      <w:r>
        <w:rPr/>
        <w:t xml:space="preserve"> (Apr. 2008). </w:t>
      </w:r>
    </w:p>
    <w:p>
      <w:pPr>
        <w:pStyle w:val="TextBodynoindent"/>
        <w:numPr>
          <w:ilvl w:val="0"/>
          <w:numId w:val="1"/>
        </w:numPr>
        <w:tabs>
          <w:tab w:val="clear" w:pos="1134"/>
          <w:tab w:val="left" w:pos="707" w:leader="none"/>
        </w:tabs>
        <w:spacing w:before="0" w:after="0"/>
        <w:rPr/>
      </w:pPr>
      <w:bookmarkStart w:id="41" w:name="bib-2"/>
      <w:bookmarkEnd w:id="41"/>
      <w:r>
        <w:rPr/>
        <w:t xml:space="preserve">Shammas, M. A. Telomeres, lifestyle, cancer, and aging. </w:t>
      </w:r>
      <w:r>
        <w:rPr>
          <w:i/>
        </w:rPr>
        <w:t>Current</w:t>
      </w:r>
      <w:r>
        <w:rPr/>
        <w:t xml:space="preserve"> </w:t>
      </w:r>
      <w:r>
        <w:rPr>
          <w:i/>
        </w:rPr>
        <w:t>Opinion</w:t>
      </w:r>
      <w:r>
        <w:rPr/>
        <w:t xml:space="preserve"> </w:t>
      </w:r>
      <w:r>
        <w:rPr>
          <w:i/>
        </w:rPr>
        <w:t>in</w:t>
      </w:r>
      <w:r>
        <w:rPr/>
        <w:t xml:space="preserve"> </w:t>
      </w:r>
      <w:r>
        <w:rPr>
          <w:i/>
        </w:rPr>
        <w:t>Clinical</w:t>
      </w:r>
      <w:r>
        <w:rPr/>
        <w:t xml:space="preserve"> </w:t>
      </w:r>
      <w:r>
        <w:rPr>
          <w:i/>
        </w:rPr>
        <w:t>Nutrition</w:t>
      </w:r>
      <w:r>
        <w:rPr/>
        <w:t xml:space="preserve"> </w:t>
      </w:r>
      <w:r>
        <w:rPr>
          <w:i/>
        </w:rPr>
        <w:t>and</w:t>
      </w:r>
      <w:r>
        <w:rPr/>
        <w:t xml:space="preserve"> </w:t>
      </w:r>
      <w:r>
        <w:rPr>
          <w:i/>
        </w:rPr>
        <w:t>Metabolic</w:t>
      </w:r>
      <w:r>
        <w:rPr/>
        <w:t xml:space="preserve"> </w:t>
      </w:r>
      <w:r>
        <w:rPr>
          <w:i/>
        </w:rPr>
        <w:t>Care</w:t>
      </w:r>
      <w:r>
        <w:rPr/>
        <w:t xml:space="preserve"> </w:t>
      </w:r>
      <w:r>
        <w:rPr>
          <w:b/>
        </w:rPr>
        <w:t>14</w:t>
      </w:r>
      <w:r>
        <w:rPr/>
        <w:t xml:space="preserve"> (Jan. 2011). </w:t>
      </w:r>
    </w:p>
    <w:p>
      <w:pPr>
        <w:pStyle w:val="TextBodynoindent"/>
        <w:numPr>
          <w:ilvl w:val="0"/>
          <w:numId w:val="1"/>
        </w:numPr>
        <w:tabs>
          <w:tab w:val="clear" w:pos="1134"/>
          <w:tab w:val="left" w:pos="707" w:leader="none"/>
        </w:tabs>
        <w:spacing w:before="0" w:after="0"/>
        <w:rPr/>
      </w:pPr>
      <w:bookmarkStart w:id="42" w:name="bib-3"/>
      <w:bookmarkEnd w:id="42"/>
      <w:r>
        <w:rPr/>
        <w:t xml:space="preserve">Moyzis, R. K. </w:t>
      </w:r>
      <w:r>
        <w:rPr>
          <w:i/>
        </w:rPr>
        <w:t>et al.</w:t>
      </w:r>
      <w:r>
        <w:rPr/>
        <w:t xml:space="preserve"> A highly conserved repetitive DNA sequence, (TTAGGG)n, present at the telomeres of human chromosomes. </w:t>
      </w:r>
      <w:r>
        <w:rPr>
          <w:i/>
        </w:rPr>
        <w:t>Proceedings</w:t>
      </w:r>
      <w:r>
        <w:rPr/>
        <w:t xml:space="preserve"> </w:t>
      </w:r>
      <w:r>
        <w:rPr>
          <w:i/>
        </w:rPr>
        <w:t>of</w:t>
      </w:r>
      <w:r>
        <w:rPr/>
        <w:t xml:space="preserve"> </w:t>
      </w:r>
      <w:r>
        <w:rPr>
          <w:i/>
        </w:rPr>
        <w:t>the</w:t>
      </w:r>
      <w:r>
        <w:rPr/>
        <w:t xml:space="preserve"> </w:t>
      </w:r>
      <w:r>
        <w:rPr>
          <w:i/>
        </w:rPr>
        <w:t>National</w:t>
      </w:r>
      <w:r>
        <w:rPr/>
        <w:t xml:space="preserve"> </w:t>
      </w:r>
      <w:r>
        <w:rPr>
          <w:i/>
        </w:rPr>
        <w:t>Academy</w:t>
      </w:r>
      <w:r>
        <w:rPr/>
        <w:t xml:space="preserve"> </w:t>
      </w:r>
      <w:r>
        <w:rPr>
          <w:i/>
        </w:rPr>
        <w:t>of</w:t>
      </w:r>
      <w:r>
        <w:rPr/>
        <w:t xml:space="preserve"> </w:t>
      </w:r>
      <w:r>
        <w:rPr>
          <w:i/>
        </w:rPr>
        <w:t>Sciences</w:t>
      </w:r>
      <w:r>
        <w:rPr/>
        <w:t xml:space="preserve"> </w:t>
      </w:r>
      <w:r>
        <w:rPr>
          <w:b/>
        </w:rPr>
        <w:t>85</w:t>
      </w:r>
      <w:r>
        <w:rPr/>
        <w:t xml:space="preserve"> (Sept. 1988). </w:t>
      </w:r>
    </w:p>
    <w:p>
      <w:pPr>
        <w:pStyle w:val="TextBodynoindent"/>
        <w:numPr>
          <w:ilvl w:val="0"/>
          <w:numId w:val="1"/>
        </w:numPr>
        <w:tabs>
          <w:tab w:val="clear" w:pos="1134"/>
          <w:tab w:val="left" w:pos="707" w:leader="none"/>
        </w:tabs>
        <w:spacing w:before="0" w:after="0"/>
        <w:rPr/>
      </w:pPr>
      <w:bookmarkStart w:id="43" w:name="bib-4"/>
      <w:bookmarkEnd w:id="43"/>
      <w:r>
        <w:rPr/>
        <w:t xml:space="preserve">Allshire, R. C., Dempster, M. &amp; Hastie, N. D. Human telomeres contain at least three types of G–rich repeat distributed non-randomly. </w:t>
      </w:r>
      <w:r>
        <w:rPr>
          <w:i/>
        </w:rPr>
        <w:t>Nucleic</w:t>
      </w:r>
      <w:r>
        <w:rPr/>
        <w:t xml:space="preserve"> </w:t>
      </w:r>
      <w:r>
        <w:rPr>
          <w:i/>
        </w:rPr>
        <w:t>Acids</w:t>
      </w:r>
      <w:r>
        <w:rPr/>
        <w:t xml:space="preserve"> </w:t>
      </w:r>
      <w:r>
        <w:rPr>
          <w:i/>
        </w:rPr>
        <w:t>Research</w:t>
      </w:r>
      <w:r>
        <w:rPr/>
        <w:t xml:space="preserve"> </w:t>
      </w:r>
      <w:r>
        <w:rPr>
          <w:b/>
        </w:rPr>
        <w:t>17</w:t>
      </w:r>
      <w:r>
        <w:rPr/>
        <w:t xml:space="preserve"> (1989). </w:t>
      </w:r>
    </w:p>
    <w:p>
      <w:pPr>
        <w:pStyle w:val="TextBodynoindent"/>
        <w:numPr>
          <w:ilvl w:val="0"/>
          <w:numId w:val="1"/>
        </w:numPr>
        <w:tabs>
          <w:tab w:val="clear" w:pos="1134"/>
          <w:tab w:val="left" w:pos="707" w:leader="none"/>
        </w:tabs>
        <w:spacing w:before="0" w:after="0"/>
        <w:rPr/>
      </w:pPr>
      <w:bookmarkStart w:id="44" w:name="bib-5"/>
      <w:bookmarkEnd w:id="44"/>
      <w:r>
        <w:rPr/>
        <w:t xml:space="preserve">Coleman, J., Baird, D. M. &amp; Royle, N. J. The Plasticity of Human Telomeres Demonstrated by a Hypervariable Telomere Repeat Array That Is Located on Some Copies of 16p and 16q. </w:t>
      </w:r>
      <w:r>
        <w:rPr>
          <w:i/>
        </w:rPr>
        <w:t>Human</w:t>
      </w:r>
      <w:r>
        <w:rPr/>
        <w:t xml:space="preserve"> </w:t>
      </w:r>
      <w:r>
        <w:rPr>
          <w:i/>
        </w:rPr>
        <w:t>Molecular</w:t>
      </w:r>
      <w:r>
        <w:rPr/>
        <w:t xml:space="preserve"> </w:t>
      </w:r>
      <w:r>
        <w:rPr>
          <w:i/>
        </w:rPr>
        <w:t>Genetics</w:t>
      </w:r>
      <w:r>
        <w:rPr/>
        <w:t xml:space="preserve"> </w:t>
      </w:r>
      <w:r>
        <w:rPr>
          <w:b/>
        </w:rPr>
        <w:t>8</w:t>
      </w:r>
      <w:r>
        <w:rPr/>
        <w:t xml:space="preserve"> (Sept. 1999). </w:t>
      </w:r>
    </w:p>
    <w:p>
      <w:pPr>
        <w:pStyle w:val="TextBodynoindent"/>
        <w:numPr>
          <w:ilvl w:val="0"/>
          <w:numId w:val="1"/>
        </w:numPr>
        <w:tabs>
          <w:tab w:val="clear" w:pos="1134"/>
          <w:tab w:val="left" w:pos="707" w:leader="none"/>
        </w:tabs>
        <w:spacing w:before="0" w:after="0"/>
        <w:rPr/>
      </w:pPr>
      <w:bookmarkStart w:id="45" w:name="bib-6"/>
      <w:bookmarkEnd w:id="45"/>
      <w:r>
        <w:rPr/>
        <w:t xml:space="preserve">Lee, M. </w:t>
      </w:r>
      <w:r>
        <w:rPr>
          <w:i/>
        </w:rPr>
        <w:t>et al.</w:t>
      </w:r>
      <w:r>
        <w:rPr/>
        <w:t xml:space="preserve"> Telomere sequence content can be used to determine ALT activity in tumours</w:t>
      </w:r>
      <w:r>
        <w:rPr>
          <w:i/>
        </w:rPr>
        <w:t>.</w:t>
      </w:r>
      <w:r>
        <w:rPr/>
        <w:t xml:space="preserve"> </w:t>
      </w:r>
      <w:r>
        <w:rPr>
          <w:i/>
        </w:rPr>
        <w:t>Nucleic</w:t>
      </w:r>
      <w:r>
        <w:rPr/>
        <w:t xml:space="preserve"> </w:t>
      </w:r>
      <w:r>
        <w:rPr>
          <w:i/>
        </w:rPr>
        <w:t>Acids</w:t>
      </w:r>
      <w:r>
        <w:rPr/>
        <w:t xml:space="preserve"> </w:t>
      </w:r>
      <w:r>
        <w:rPr>
          <w:i/>
        </w:rPr>
        <w:t>Research</w:t>
      </w:r>
      <w:r>
        <w:rPr/>
        <w:t xml:space="preserve"> </w:t>
      </w:r>
      <w:r>
        <w:rPr>
          <w:b/>
        </w:rPr>
        <w:t>46</w:t>
      </w:r>
      <w:r>
        <w:rPr/>
        <w:t xml:space="preserve"> (Apr. 2018). </w:t>
      </w:r>
    </w:p>
    <w:p>
      <w:pPr>
        <w:pStyle w:val="TextBodynoindent"/>
        <w:numPr>
          <w:ilvl w:val="0"/>
          <w:numId w:val="1"/>
        </w:numPr>
        <w:tabs>
          <w:tab w:val="clear" w:pos="1134"/>
          <w:tab w:val="left" w:pos="707" w:leader="none"/>
        </w:tabs>
        <w:spacing w:before="0" w:after="0"/>
        <w:rPr/>
      </w:pPr>
      <w:bookmarkStart w:id="46" w:name="bib-7"/>
      <w:bookmarkEnd w:id="46"/>
      <w:r>
        <w:rPr/>
        <w:t xml:space="preserve">Bluhm, A. </w:t>
      </w:r>
      <w:r>
        <w:rPr>
          <w:i/>
        </w:rPr>
        <w:t>et al.</w:t>
      </w:r>
      <w:r>
        <w:rPr/>
        <w:t xml:space="preserve"> ZBTB10 binds the telomeric variant repeat TTGGGG and interacts with TRF2</w:t>
      </w:r>
      <w:r>
        <w:rPr>
          <w:i/>
        </w:rPr>
        <w:t>.</w:t>
      </w:r>
      <w:r>
        <w:rPr/>
        <w:t xml:space="preserve"> </w:t>
      </w:r>
      <w:r>
        <w:rPr>
          <w:i/>
        </w:rPr>
        <w:t>Nucleic</w:t>
      </w:r>
      <w:r>
        <w:rPr/>
        <w:t xml:space="preserve"> </w:t>
      </w:r>
      <w:r>
        <w:rPr>
          <w:i/>
        </w:rPr>
        <w:t>Acids</w:t>
      </w:r>
      <w:r>
        <w:rPr/>
        <w:t xml:space="preserve"> </w:t>
      </w:r>
      <w:r>
        <w:rPr>
          <w:i/>
        </w:rPr>
        <w:t>Research</w:t>
      </w:r>
      <w:r>
        <w:rPr/>
        <w:t xml:space="preserve"> </w:t>
      </w:r>
      <w:r>
        <w:rPr>
          <w:b/>
        </w:rPr>
        <w:t>47</w:t>
      </w:r>
      <w:r>
        <w:rPr/>
        <w:t xml:space="preserve"> (Jan. 2019). </w:t>
      </w:r>
    </w:p>
    <w:p>
      <w:pPr>
        <w:pStyle w:val="TextBodynoindent"/>
        <w:numPr>
          <w:ilvl w:val="0"/>
          <w:numId w:val="1"/>
        </w:numPr>
        <w:tabs>
          <w:tab w:val="clear" w:pos="1134"/>
          <w:tab w:val="left" w:pos="707" w:leader="none"/>
        </w:tabs>
        <w:spacing w:before="0" w:after="0"/>
        <w:rPr/>
      </w:pPr>
      <w:bookmarkStart w:id="47" w:name="bib-8"/>
      <w:bookmarkEnd w:id="47"/>
      <w:r>
        <w:rPr/>
        <w:t xml:space="preserve">Zook, J. M. </w:t>
      </w:r>
      <w:r>
        <w:rPr>
          <w:i/>
        </w:rPr>
        <w:t>et al.</w:t>
      </w:r>
      <w:r>
        <w:rPr/>
        <w:t xml:space="preserve"> An open resource for accurately benchmarking small variant and reference calls</w:t>
      </w:r>
      <w:r>
        <w:rPr>
          <w:i/>
        </w:rPr>
        <w:t>.</w:t>
      </w:r>
      <w:r>
        <w:rPr/>
        <w:t xml:space="preserve"> </w:t>
      </w:r>
      <w:r>
        <w:rPr>
          <w:i/>
        </w:rPr>
        <w:t>Nature</w:t>
      </w:r>
      <w:r>
        <w:rPr/>
        <w:t xml:space="preserve"> </w:t>
      </w:r>
      <w:r>
        <w:rPr>
          <w:i/>
        </w:rPr>
        <w:t>Biotechnology</w:t>
      </w:r>
      <w:r>
        <w:rPr/>
        <w:t xml:space="preserve"> </w:t>
      </w:r>
      <w:r>
        <w:rPr>
          <w:b/>
        </w:rPr>
        <w:t>37</w:t>
      </w:r>
      <w:r>
        <w:rPr/>
        <w:t xml:space="preserve"> (Apr. 2019). </w:t>
      </w:r>
    </w:p>
    <w:p>
      <w:pPr>
        <w:pStyle w:val="TextBodynoindent"/>
        <w:numPr>
          <w:ilvl w:val="0"/>
          <w:numId w:val="1"/>
        </w:numPr>
        <w:tabs>
          <w:tab w:val="clear" w:pos="1134"/>
          <w:tab w:val="left" w:pos="707" w:leader="none"/>
        </w:tabs>
        <w:spacing w:before="0" w:after="0"/>
        <w:rPr/>
      </w:pPr>
      <w:bookmarkStart w:id="48" w:name="bib-9"/>
      <w:bookmarkEnd w:id="48"/>
      <w:r>
        <w:rPr/>
        <w:t xml:space="preserve">Eid, J. </w:t>
      </w:r>
      <w:r>
        <w:rPr>
          <w:i/>
        </w:rPr>
        <w:t>et al.</w:t>
      </w:r>
      <w:r>
        <w:rPr/>
        <w:t xml:space="preserve"> Real-Time DNA Sequencing from Single Polymerase Molecules</w:t>
      </w:r>
      <w:r>
        <w:rPr>
          <w:i/>
        </w:rPr>
        <w:t>.</w:t>
      </w:r>
      <w:r>
        <w:rPr/>
        <w:t xml:space="preserve"> </w:t>
      </w:r>
      <w:r>
        <w:rPr>
          <w:i/>
        </w:rPr>
        <w:t>Science</w:t>
      </w:r>
      <w:r>
        <w:rPr/>
        <w:t xml:space="preserve"> </w:t>
      </w:r>
      <w:r>
        <w:rPr>
          <w:b/>
        </w:rPr>
        <w:t>323</w:t>
      </w:r>
      <w:r>
        <w:rPr/>
        <w:t xml:space="preserve"> (Jan. 2009). </w:t>
      </w:r>
    </w:p>
    <w:p>
      <w:pPr>
        <w:pStyle w:val="TextBodynoindent"/>
        <w:numPr>
          <w:ilvl w:val="0"/>
          <w:numId w:val="1"/>
        </w:numPr>
        <w:tabs>
          <w:tab w:val="clear" w:pos="1134"/>
          <w:tab w:val="left" w:pos="707" w:leader="none"/>
        </w:tabs>
        <w:spacing w:before="0" w:after="0"/>
        <w:rPr/>
      </w:pPr>
      <w:bookmarkStart w:id="49" w:name="bib-10"/>
      <w:bookmarkEnd w:id="49"/>
      <w:r>
        <w:rPr/>
        <w:t xml:space="preserve">Ardui, S., Ameur, A., Vermeesch, J. R. &amp; Hestand, M. S. Single molecule real-time (SMRT) sequencing comes of age: applications and utilities for medical diagnostics. </w:t>
      </w:r>
      <w:r>
        <w:rPr>
          <w:i/>
        </w:rPr>
        <w:t>Nucleic</w:t>
      </w:r>
      <w:r>
        <w:rPr/>
        <w:t xml:space="preserve"> </w:t>
      </w:r>
      <w:r>
        <w:rPr>
          <w:i/>
        </w:rPr>
        <w:t>Acids</w:t>
      </w:r>
      <w:r>
        <w:rPr/>
        <w:t xml:space="preserve"> </w:t>
      </w:r>
      <w:r>
        <w:rPr>
          <w:i/>
        </w:rPr>
        <w:t>Research</w:t>
      </w:r>
      <w:r>
        <w:rPr/>
        <w:t xml:space="preserve"> </w:t>
      </w:r>
      <w:r>
        <w:rPr>
          <w:b/>
        </w:rPr>
        <w:t>46</w:t>
      </w:r>
      <w:r>
        <w:rPr/>
        <w:t xml:space="preserve"> (Feb. 2018). </w:t>
      </w:r>
    </w:p>
    <w:p>
      <w:pPr>
        <w:pStyle w:val="TextBodynoindent"/>
        <w:numPr>
          <w:ilvl w:val="0"/>
          <w:numId w:val="1"/>
        </w:numPr>
        <w:tabs>
          <w:tab w:val="clear" w:pos="1134"/>
          <w:tab w:val="left" w:pos="707" w:leader="none"/>
        </w:tabs>
        <w:spacing w:before="0" w:after="0"/>
        <w:rPr/>
      </w:pPr>
      <w:bookmarkStart w:id="50" w:name="bib-11"/>
      <w:bookmarkEnd w:id="50"/>
      <w:r>
        <w:rPr/>
        <w:t xml:space="preserve">Bentley, D. R. </w:t>
      </w:r>
      <w:r>
        <w:rPr>
          <w:i/>
        </w:rPr>
        <w:t>et al.</w:t>
      </w:r>
      <w:r>
        <w:rPr/>
        <w:t xml:space="preserve"> Accurate whole human genome sequencing using reversible terminator chemistry</w:t>
      </w:r>
      <w:r>
        <w:rPr>
          <w:i/>
        </w:rPr>
        <w:t>.</w:t>
      </w:r>
      <w:r>
        <w:rPr/>
        <w:t xml:space="preserve"> </w:t>
      </w:r>
      <w:r>
        <w:rPr>
          <w:i/>
        </w:rPr>
        <w:t>Nature</w:t>
      </w:r>
      <w:r>
        <w:rPr/>
        <w:t xml:space="preserve"> </w:t>
      </w:r>
      <w:r>
        <w:rPr>
          <w:b/>
        </w:rPr>
        <w:t>456</w:t>
      </w:r>
      <w:r>
        <w:rPr/>
        <w:t xml:space="preserve"> (Nov. 2008). </w:t>
      </w:r>
    </w:p>
    <w:p>
      <w:pPr>
        <w:pStyle w:val="TextBodynoindent"/>
        <w:numPr>
          <w:ilvl w:val="0"/>
          <w:numId w:val="1"/>
        </w:numPr>
        <w:tabs>
          <w:tab w:val="clear" w:pos="1134"/>
          <w:tab w:val="left" w:pos="707" w:leader="none"/>
        </w:tabs>
        <w:spacing w:before="0" w:after="0"/>
        <w:rPr/>
      </w:pPr>
      <w:bookmarkStart w:id="51" w:name="bib-12"/>
      <w:bookmarkEnd w:id="51"/>
      <w:r>
        <w:rPr/>
        <w:t xml:space="preserve">10x Genomics. </w:t>
      </w:r>
      <w:r>
        <w:rPr>
          <w:i/>
        </w:rPr>
        <w:t>Resolving</w:t>
      </w:r>
      <w:r>
        <w:rPr/>
        <w:t xml:space="preserve"> </w:t>
      </w:r>
      <w:r>
        <w:rPr>
          <w:i/>
        </w:rPr>
        <w:t>Biology</w:t>
      </w:r>
      <w:r>
        <w:rPr/>
        <w:t xml:space="preserve"> </w:t>
      </w:r>
      <w:r>
        <w:rPr>
          <w:i/>
        </w:rPr>
        <w:t>to</w:t>
      </w:r>
      <w:r>
        <w:rPr/>
        <w:t xml:space="preserve"> </w:t>
      </w:r>
      <w:r>
        <w:rPr>
          <w:i/>
        </w:rPr>
        <w:t>Advance</w:t>
      </w:r>
      <w:r>
        <w:rPr/>
        <w:t xml:space="preserve"> </w:t>
      </w:r>
      <w:r>
        <w:rPr>
          <w:i/>
        </w:rPr>
        <w:t>Human</w:t>
      </w:r>
      <w:r>
        <w:rPr/>
        <w:t xml:space="preserve"> </w:t>
      </w:r>
      <w:r>
        <w:rPr>
          <w:i/>
        </w:rPr>
        <w:t>Health</w:t>
      </w:r>
      <w:r>
        <w:rPr/>
        <w:t xml:space="preserve"> </w:t>
      </w:r>
      <w:hyperlink r:id="rId34" w:tgtFrame="https://www.10xgenomics.com/">
        <w:r>
          <w:rPr>
            <w:rStyle w:val="InternetLink"/>
            <w:rFonts w:ascii="monospace" w:hAnsi="monospace"/>
          </w:rPr>
          <w:t>https://www.10xgenomics.com/</w:t>
        </w:r>
      </w:hyperlink>
      <w:r>
        <w:rPr/>
        <w:t xml:space="preserve"> (2020). </w:t>
      </w:r>
    </w:p>
    <w:p>
      <w:pPr>
        <w:pStyle w:val="TextBodynoindent"/>
        <w:numPr>
          <w:ilvl w:val="0"/>
          <w:numId w:val="1"/>
        </w:numPr>
        <w:tabs>
          <w:tab w:val="clear" w:pos="1134"/>
          <w:tab w:val="left" w:pos="707" w:leader="none"/>
        </w:tabs>
        <w:spacing w:before="0" w:after="0"/>
        <w:rPr/>
      </w:pPr>
      <w:bookmarkStart w:id="52" w:name="bib-13"/>
      <w:bookmarkEnd w:id="52"/>
      <w:r>
        <w:rPr/>
        <w:t xml:space="preserve">Levenshtein, V. I. </w:t>
      </w:r>
      <w:r>
        <w:rPr>
          <w:i/>
        </w:rPr>
        <w:t>Binary</w:t>
      </w:r>
      <w:r>
        <w:rPr/>
        <w:t xml:space="preserve"> </w:t>
      </w:r>
      <w:r>
        <w:rPr>
          <w:i/>
        </w:rPr>
        <w:t>codes</w:t>
      </w:r>
      <w:r>
        <w:rPr/>
        <w:t xml:space="preserve"> </w:t>
      </w:r>
      <w:r>
        <w:rPr>
          <w:i/>
        </w:rPr>
        <w:t>capable</w:t>
      </w:r>
      <w:r>
        <w:rPr/>
        <w:t xml:space="preserve"> </w:t>
      </w:r>
      <w:r>
        <w:rPr>
          <w:i/>
        </w:rPr>
        <w:t>of</w:t>
      </w:r>
      <w:r>
        <w:rPr/>
        <w:t xml:space="preserve"> </w:t>
      </w:r>
      <w:r>
        <w:rPr>
          <w:i/>
        </w:rPr>
        <w:t>correcting</w:t>
      </w:r>
      <w:r>
        <w:rPr/>
        <w:t xml:space="preserve"> </w:t>
      </w:r>
      <w:r>
        <w:rPr>
          <w:i/>
        </w:rPr>
        <w:t>deletions,</w:t>
      </w:r>
      <w:r>
        <w:rPr/>
        <w:t xml:space="preserve"> </w:t>
      </w:r>
      <w:r>
        <w:rPr>
          <w:i/>
        </w:rPr>
        <w:t>insertions,</w:t>
      </w:r>
      <w:r>
        <w:rPr/>
        <w:t xml:space="preserve"> </w:t>
      </w:r>
      <w:r>
        <w:rPr>
          <w:i/>
        </w:rPr>
        <w:t>and</w:t>
      </w:r>
      <w:r>
        <w:rPr/>
        <w:t xml:space="preserve"> </w:t>
      </w:r>
      <w:r>
        <w:rPr>
          <w:i/>
        </w:rPr>
        <w:t>reversals</w:t>
      </w:r>
      <w:r>
        <w:rPr/>
        <w:t xml:space="preserve"> in </w:t>
      </w:r>
      <w:r>
        <w:rPr>
          <w:i/>
        </w:rPr>
        <w:t>Soviet</w:t>
      </w:r>
      <w:r>
        <w:rPr/>
        <w:t xml:space="preserve"> </w:t>
      </w:r>
      <w:r>
        <w:rPr>
          <w:i/>
        </w:rPr>
        <w:t>physics</w:t>
      </w:r>
      <w:r>
        <w:rPr/>
        <w:t xml:space="preserve"> </w:t>
      </w:r>
      <w:r>
        <w:rPr>
          <w:i/>
        </w:rPr>
        <w:t>doklady</w:t>
      </w:r>
      <w:r>
        <w:rPr/>
        <w:t xml:space="preserve"> </w:t>
      </w:r>
      <w:r>
        <w:rPr>
          <w:b/>
        </w:rPr>
        <w:t>10</w:t>
      </w:r>
      <w:r>
        <w:rPr/>
        <w:t xml:space="preserve"> (1966)</w:t>
      </w:r>
      <w:r>
        <w:rPr>
          <w:b/>
        </w:rPr>
        <w:t>.</w:t>
      </w:r>
      <w:r>
        <w:rPr/>
        <w:t xml:space="preserve"> </w:t>
      </w:r>
    </w:p>
    <w:p>
      <w:pPr>
        <w:pStyle w:val="TextBodynoindent"/>
        <w:numPr>
          <w:ilvl w:val="0"/>
          <w:numId w:val="1"/>
        </w:numPr>
        <w:tabs>
          <w:tab w:val="clear" w:pos="1134"/>
          <w:tab w:val="left" w:pos="707" w:leader="none"/>
        </w:tabs>
        <w:spacing w:before="0" w:after="0"/>
        <w:rPr/>
      </w:pPr>
      <w:bookmarkStart w:id="53" w:name="bib-14"/>
      <w:bookmarkEnd w:id="53"/>
      <w:r>
        <w:rPr/>
        <w:t xml:space="preserve">Schwarz, G. Estimating the Dimension of a Model. </w:t>
      </w:r>
      <w:r>
        <w:rPr>
          <w:i/>
        </w:rPr>
        <w:t>The</w:t>
      </w:r>
      <w:r>
        <w:rPr/>
        <w:t xml:space="preserve"> </w:t>
      </w:r>
      <w:r>
        <w:rPr>
          <w:i/>
        </w:rPr>
        <w:t>Annals</w:t>
      </w:r>
      <w:r>
        <w:rPr/>
        <w:t xml:space="preserve"> </w:t>
      </w:r>
      <w:r>
        <w:rPr>
          <w:i/>
        </w:rPr>
        <w:t>of</w:t>
      </w:r>
      <w:r>
        <w:rPr/>
        <w:t xml:space="preserve"> </w:t>
      </w:r>
      <w:r>
        <w:rPr>
          <w:i/>
        </w:rPr>
        <w:t>Statistics</w:t>
      </w:r>
      <w:r>
        <w:rPr/>
        <w:t xml:space="preserve"> </w:t>
      </w:r>
      <w:r>
        <w:rPr>
          <w:b/>
        </w:rPr>
        <w:t>6</w:t>
      </w:r>
      <w:r>
        <w:rPr/>
        <w:t xml:space="preserve"> (Mar. 1978). </w:t>
      </w:r>
    </w:p>
    <w:p>
      <w:pPr>
        <w:pStyle w:val="TextBodynoindent"/>
        <w:numPr>
          <w:ilvl w:val="0"/>
          <w:numId w:val="1"/>
        </w:numPr>
        <w:tabs>
          <w:tab w:val="clear" w:pos="1134"/>
          <w:tab w:val="left" w:pos="707" w:leader="none"/>
        </w:tabs>
        <w:spacing w:before="0" w:after="0"/>
        <w:rPr/>
      </w:pPr>
      <w:bookmarkStart w:id="54" w:name="bib-15"/>
      <w:bookmarkEnd w:id="54"/>
      <w:r>
        <w:rPr>
          <w:i/>
        </w:rPr>
        <w:t>Finding</w:t>
      </w:r>
      <w:r>
        <w:rPr/>
        <w:t xml:space="preserve"> </w:t>
      </w:r>
      <w:r>
        <w:rPr>
          <w:i/>
        </w:rPr>
        <w:t>Groups</w:t>
      </w:r>
      <w:r>
        <w:rPr/>
        <w:t xml:space="preserve"> </w:t>
      </w:r>
      <w:r>
        <w:rPr>
          <w:i/>
        </w:rPr>
        <w:t>in</w:t>
      </w:r>
      <w:r>
        <w:rPr/>
        <w:t xml:space="preserve"> </w:t>
      </w:r>
      <w:r>
        <w:rPr>
          <w:i/>
        </w:rPr>
        <w:t>Data</w:t>
      </w:r>
      <w:r>
        <w:rPr/>
        <w:t xml:space="preserve"> (eds Kaufman, L. &amp; Rousseeuw, P. J.) (John Wiley &amp; Sons, Inc., Mar. 1990). </w:t>
      </w:r>
    </w:p>
    <w:p>
      <w:pPr>
        <w:pStyle w:val="TextBodynoindent"/>
        <w:numPr>
          <w:ilvl w:val="0"/>
          <w:numId w:val="1"/>
        </w:numPr>
        <w:tabs>
          <w:tab w:val="clear" w:pos="1134"/>
          <w:tab w:val="left" w:pos="707" w:leader="none"/>
        </w:tabs>
        <w:spacing w:before="0" w:after="0"/>
        <w:rPr/>
      </w:pPr>
      <w:bookmarkStart w:id="55" w:name="bib-16"/>
      <w:bookmarkEnd w:id="55"/>
      <w:r>
        <w:rPr/>
        <w:t xml:space="preserve">Miga, K. H. Completing the human genome: the progress and challenge of satellite DNA assembly. </w:t>
      </w:r>
      <w:r>
        <w:rPr>
          <w:i/>
        </w:rPr>
        <w:t>Chromosome</w:t>
      </w:r>
      <w:r>
        <w:rPr/>
        <w:t xml:space="preserve"> </w:t>
      </w:r>
      <w:r>
        <w:rPr>
          <w:i/>
        </w:rPr>
        <w:t>Research</w:t>
      </w:r>
      <w:r>
        <w:rPr/>
        <w:t xml:space="preserve"> </w:t>
      </w:r>
      <w:r>
        <w:rPr>
          <w:b/>
        </w:rPr>
        <w:t>23</w:t>
      </w:r>
      <w:r>
        <w:rPr/>
        <w:t xml:space="preserve"> (Sept. 2015). </w:t>
      </w:r>
    </w:p>
    <w:p>
      <w:pPr>
        <w:pStyle w:val="TextBodynoindent"/>
        <w:numPr>
          <w:ilvl w:val="0"/>
          <w:numId w:val="1"/>
        </w:numPr>
        <w:tabs>
          <w:tab w:val="clear" w:pos="1134"/>
          <w:tab w:val="left" w:pos="707" w:leader="none"/>
        </w:tabs>
        <w:spacing w:before="0" w:after="0"/>
        <w:rPr/>
      </w:pPr>
      <w:bookmarkStart w:id="56" w:name="bib-17"/>
      <w:bookmarkEnd w:id="56"/>
      <w:r>
        <w:rPr/>
        <w:t xml:space="preserve">Treangen, T. J. &amp; Salzberg, S. L. Repetitive DNA and next-generation sequencing: computational challenges and solutions. </w:t>
      </w:r>
      <w:r>
        <w:rPr>
          <w:i/>
        </w:rPr>
        <w:t>Nature</w:t>
      </w:r>
      <w:r>
        <w:rPr/>
        <w:t xml:space="preserve"> </w:t>
      </w:r>
      <w:r>
        <w:rPr>
          <w:i/>
        </w:rPr>
        <w:t>Reviews</w:t>
      </w:r>
      <w:r>
        <w:rPr/>
        <w:t xml:space="preserve"> </w:t>
      </w:r>
      <w:r>
        <w:rPr>
          <w:i/>
        </w:rPr>
        <w:t>Genetics</w:t>
      </w:r>
      <w:r>
        <w:rPr/>
        <w:t xml:space="preserve"> </w:t>
      </w:r>
      <w:r>
        <w:rPr>
          <w:b/>
        </w:rPr>
        <w:t>13</w:t>
      </w:r>
      <w:r>
        <w:rPr/>
        <w:t xml:space="preserve"> (Nov. 2011). </w:t>
      </w:r>
    </w:p>
    <w:p>
      <w:pPr>
        <w:pStyle w:val="TextBodynoindent"/>
        <w:numPr>
          <w:ilvl w:val="0"/>
          <w:numId w:val="1"/>
        </w:numPr>
        <w:tabs>
          <w:tab w:val="clear" w:pos="1134"/>
          <w:tab w:val="left" w:pos="707" w:leader="none"/>
        </w:tabs>
        <w:spacing w:before="0" w:after="0"/>
        <w:rPr/>
      </w:pPr>
      <w:bookmarkStart w:id="57" w:name="bib-18"/>
      <w:bookmarkEnd w:id="57"/>
      <w:r>
        <w:rPr/>
        <w:t xml:space="preserve">Nergadze, S. G. </w:t>
      </w:r>
      <w:r>
        <w:rPr>
          <w:i/>
        </w:rPr>
        <w:t>et al.</w:t>
      </w:r>
      <w:r>
        <w:rPr/>
        <w:t xml:space="preserve"> CpG-island promoters drive transcription of human telomeres</w:t>
      </w:r>
      <w:r>
        <w:rPr>
          <w:i/>
        </w:rPr>
        <w:t>.</w:t>
      </w:r>
      <w:r>
        <w:rPr/>
        <w:t xml:space="preserve"> </w:t>
      </w:r>
      <w:r>
        <w:rPr>
          <w:i/>
        </w:rPr>
        <w:t>RNA</w:t>
      </w:r>
      <w:r>
        <w:rPr/>
        <w:t xml:space="preserve"> </w:t>
      </w:r>
      <w:r>
        <w:rPr>
          <w:b/>
        </w:rPr>
        <w:t>15</w:t>
      </w:r>
      <w:r>
        <w:rPr/>
        <w:t xml:space="preserve"> (Oct. 2009). </w:t>
      </w:r>
    </w:p>
    <w:p>
      <w:pPr>
        <w:pStyle w:val="TextBodynoindent"/>
        <w:numPr>
          <w:ilvl w:val="0"/>
          <w:numId w:val="1"/>
        </w:numPr>
        <w:tabs>
          <w:tab w:val="clear" w:pos="1134"/>
          <w:tab w:val="left" w:pos="707" w:leader="none"/>
        </w:tabs>
        <w:spacing w:before="0" w:after="0"/>
        <w:rPr/>
      </w:pPr>
      <w:bookmarkStart w:id="58" w:name="bib-19"/>
      <w:bookmarkEnd w:id="58"/>
      <w:r>
        <w:rPr/>
        <w:t xml:space="preserve">Stong, N. </w:t>
      </w:r>
      <w:r>
        <w:rPr>
          <w:i/>
        </w:rPr>
        <w:t>et al.</w:t>
      </w:r>
      <w:r>
        <w:rPr/>
        <w:t xml:space="preserve"> Subtelomeric CTCF and cohesin binding site organization using improved subtelomere assemblies and a novel annotation pipeline</w:t>
      </w:r>
      <w:r>
        <w:rPr>
          <w:i/>
        </w:rPr>
        <w:t>.</w:t>
      </w:r>
      <w:r>
        <w:rPr/>
        <w:t xml:space="preserve"> </w:t>
      </w:r>
      <w:r>
        <w:rPr>
          <w:i/>
        </w:rPr>
        <w:t>Genome</w:t>
      </w:r>
      <w:r>
        <w:rPr/>
        <w:t xml:space="preserve"> </w:t>
      </w:r>
      <w:r>
        <w:rPr>
          <w:i/>
        </w:rPr>
        <w:t>Research</w:t>
      </w:r>
      <w:r>
        <w:rPr/>
        <w:t xml:space="preserve"> </w:t>
      </w:r>
      <w:r>
        <w:rPr>
          <w:b/>
        </w:rPr>
        <w:t>24</w:t>
      </w:r>
      <w:r>
        <w:rPr/>
        <w:t xml:space="preserve"> (Mar. 2014). </w:t>
      </w:r>
    </w:p>
    <w:p>
      <w:pPr>
        <w:pStyle w:val="TextBodynoindent"/>
        <w:numPr>
          <w:ilvl w:val="0"/>
          <w:numId w:val="1"/>
        </w:numPr>
        <w:tabs>
          <w:tab w:val="clear" w:pos="1134"/>
          <w:tab w:val="left" w:pos="707" w:leader="none"/>
        </w:tabs>
        <w:spacing w:before="0" w:after="0"/>
        <w:rPr/>
      </w:pPr>
      <w:bookmarkStart w:id="59" w:name="bib-20"/>
      <w:bookmarkEnd w:id="59"/>
      <w:r>
        <w:rPr/>
        <w:t xml:space="preserve">Schneider, V. A. </w:t>
      </w:r>
      <w:r>
        <w:rPr>
          <w:i/>
        </w:rPr>
        <w:t>et al.</w:t>
      </w:r>
      <w:r>
        <w:rPr/>
        <w:t xml:space="preserve"> Evaluation of GRCh38 and de novo haploid genome assemblies demonstrates the enduring quality of the reference assembly</w:t>
      </w:r>
      <w:r>
        <w:rPr>
          <w:i/>
        </w:rPr>
        <w:t>.</w:t>
      </w:r>
      <w:r>
        <w:rPr/>
        <w:t xml:space="preserve"> </w:t>
      </w:r>
      <w:r>
        <w:rPr>
          <w:i/>
        </w:rPr>
        <w:t>Genome</w:t>
      </w:r>
      <w:r>
        <w:rPr/>
        <w:t xml:space="preserve"> </w:t>
      </w:r>
      <w:r>
        <w:rPr>
          <w:i/>
        </w:rPr>
        <w:t>Research</w:t>
      </w:r>
      <w:r>
        <w:rPr/>
        <w:t xml:space="preserve"> </w:t>
      </w:r>
      <w:r>
        <w:rPr>
          <w:b/>
        </w:rPr>
        <w:t>27</w:t>
      </w:r>
      <w:r>
        <w:rPr/>
        <w:t xml:space="preserve"> (Apr. 2017). </w:t>
      </w:r>
    </w:p>
    <w:p>
      <w:pPr>
        <w:pStyle w:val="TextBodynoindent"/>
        <w:numPr>
          <w:ilvl w:val="0"/>
          <w:numId w:val="1"/>
        </w:numPr>
        <w:tabs>
          <w:tab w:val="clear" w:pos="1134"/>
          <w:tab w:val="left" w:pos="707" w:leader="none"/>
        </w:tabs>
        <w:spacing w:before="0" w:after="0"/>
        <w:rPr/>
      </w:pPr>
      <w:bookmarkStart w:id="60" w:name="bib-21"/>
      <w:bookmarkEnd w:id="60"/>
      <w:r>
        <w:rPr/>
        <w:t xml:space="preserve">Initial sequencing and analysis of the human genome. </w:t>
      </w:r>
      <w:r>
        <w:rPr>
          <w:i/>
        </w:rPr>
        <w:t>Nature</w:t>
      </w:r>
      <w:r>
        <w:rPr/>
        <w:t xml:space="preserve"> </w:t>
      </w:r>
      <w:r>
        <w:rPr>
          <w:b/>
        </w:rPr>
        <w:t>409</w:t>
      </w:r>
      <w:r>
        <w:rPr/>
        <w:t xml:space="preserve"> (Feb. 2001). </w:t>
      </w:r>
    </w:p>
    <w:p>
      <w:pPr>
        <w:pStyle w:val="TextBodynoindent"/>
        <w:numPr>
          <w:ilvl w:val="0"/>
          <w:numId w:val="1"/>
        </w:numPr>
        <w:tabs>
          <w:tab w:val="clear" w:pos="1134"/>
          <w:tab w:val="left" w:pos="707" w:leader="none"/>
        </w:tabs>
        <w:spacing w:before="0" w:after="0"/>
        <w:rPr/>
      </w:pPr>
      <w:bookmarkStart w:id="61" w:name="bib-22"/>
      <w:bookmarkEnd w:id="61"/>
      <w:r>
        <w:rPr/>
        <w:t xml:space="preserve">Li, H. Minimap2: pairwise alignment for nucleotide sequences. </w:t>
      </w:r>
      <w:r>
        <w:rPr>
          <w:i/>
        </w:rPr>
        <w:t>Bioinformatics</w:t>
      </w:r>
      <w:r>
        <w:rPr/>
        <w:t xml:space="preserve"> </w:t>
      </w:r>
      <w:r>
        <w:rPr>
          <w:b/>
        </w:rPr>
        <w:t>34</w:t>
      </w:r>
      <w:r>
        <w:rPr/>
        <w:t xml:space="preserve"> (May 2018). </w:t>
      </w:r>
    </w:p>
    <w:p>
      <w:pPr>
        <w:pStyle w:val="TextBodynoindent"/>
        <w:numPr>
          <w:ilvl w:val="0"/>
          <w:numId w:val="1"/>
        </w:numPr>
        <w:tabs>
          <w:tab w:val="clear" w:pos="1134"/>
          <w:tab w:val="left" w:pos="707" w:leader="none"/>
        </w:tabs>
        <w:spacing w:before="0" w:after="0"/>
        <w:rPr/>
      </w:pPr>
      <w:bookmarkStart w:id="62" w:name="bib-23"/>
      <w:bookmarkEnd w:id="62"/>
      <w:r>
        <w:rPr/>
        <w:t xml:space="preserve">The International HapMap Project. </w:t>
      </w:r>
      <w:r>
        <w:rPr>
          <w:i/>
        </w:rPr>
        <w:t>Nature</w:t>
      </w:r>
      <w:r>
        <w:rPr/>
        <w:t xml:space="preserve"> </w:t>
      </w:r>
      <w:r>
        <w:rPr>
          <w:b/>
        </w:rPr>
        <w:t>426</w:t>
      </w:r>
      <w:r>
        <w:rPr/>
        <w:t xml:space="preserve"> (Dec. 2003). </w:t>
      </w:r>
    </w:p>
    <w:p>
      <w:pPr>
        <w:pStyle w:val="TextBodynoindent"/>
        <w:numPr>
          <w:ilvl w:val="0"/>
          <w:numId w:val="1"/>
        </w:numPr>
        <w:tabs>
          <w:tab w:val="clear" w:pos="1134"/>
          <w:tab w:val="left" w:pos="707" w:leader="none"/>
        </w:tabs>
        <w:spacing w:before="0" w:after="0"/>
        <w:rPr/>
      </w:pPr>
      <w:bookmarkStart w:id="63" w:name="bib-24"/>
      <w:bookmarkEnd w:id="63"/>
      <w:r>
        <w:rPr/>
        <w:t xml:space="preserve">Zook, J. M. </w:t>
      </w:r>
      <w:r>
        <w:rPr>
          <w:i/>
        </w:rPr>
        <w:t>et al.</w:t>
      </w:r>
      <w:r>
        <w:rPr/>
        <w:t xml:space="preserve"> Extensive sequencing of seven human genomes to characterize benchmark reference materials</w:t>
      </w:r>
      <w:r>
        <w:rPr>
          <w:i/>
        </w:rPr>
        <w:t>.</w:t>
      </w:r>
      <w:r>
        <w:rPr/>
        <w:t xml:space="preserve"> </w:t>
      </w:r>
      <w:r>
        <w:rPr>
          <w:i/>
        </w:rPr>
        <w:t>Scientific</w:t>
      </w:r>
      <w:r>
        <w:rPr/>
        <w:t xml:space="preserve"> </w:t>
      </w:r>
      <w:r>
        <w:rPr>
          <w:i/>
        </w:rPr>
        <w:t>Data</w:t>
      </w:r>
      <w:r>
        <w:rPr/>
        <w:t xml:space="preserve"> </w:t>
      </w:r>
      <w:r>
        <w:rPr>
          <w:b/>
        </w:rPr>
        <w:t>3</w:t>
      </w:r>
      <w:r>
        <w:rPr/>
        <w:t xml:space="preserve"> (June 2016). </w:t>
      </w:r>
    </w:p>
    <w:p>
      <w:pPr>
        <w:pStyle w:val="TextBodynoindent"/>
        <w:numPr>
          <w:ilvl w:val="0"/>
          <w:numId w:val="1"/>
        </w:numPr>
        <w:tabs>
          <w:tab w:val="clear" w:pos="1134"/>
          <w:tab w:val="left" w:pos="707" w:leader="none"/>
        </w:tabs>
        <w:spacing w:before="0" w:after="0"/>
        <w:rPr/>
      </w:pPr>
      <w:bookmarkStart w:id="64" w:name="bib-25"/>
      <w:bookmarkEnd w:id="64"/>
      <w:r>
        <w:rPr/>
        <w:t xml:space="preserve">Farmery, J. H. R., Smith, M. L. &amp; Lynch, A. G. Telomerecat: A ploidy-agnostic method for estimating telomere length from whole genome sequencing data. </w:t>
      </w:r>
      <w:r>
        <w:rPr>
          <w:i/>
        </w:rPr>
        <w:t>Scientific</w:t>
      </w:r>
      <w:r>
        <w:rPr/>
        <w:t xml:space="preserve"> </w:t>
      </w:r>
      <w:r>
        <w:rPr>
          <w:i/>
        </w:rPr>
        <w:t>Reports</w:t>
      </w:r>
      <w:r>
        <w:rPr/>
        <w:t xml:space="preserve"> </w:t>
      </w:r>
      <w:r>
        <w:rPr>
          <w:b/>
        </w:rPr>
        <w:t>8</w:t>
      </w:r>
      <w:r>
        <w:rPr/>
        <w:t xml:space="preserve"> (Jan. 2018). </w:t>
      </w:r>
    </w:p>
    <w:p>
      <w:pPr>
        <w:pStyle w:val="TextBodynoindent"/>
        <w:numPr>
          <w:ilvl w:val="0"/>
          <w:numId w:val="1"/>
        </w:numPr>
        <w:tabs>
          <w:tab w:val="clear" w:pos="1134"/>
          <w:tab w:val="left" w:pos="707" w:leader="none"/>
        </w:tabs>
        <w:spacing w:before="0" w:after="0"/>
        <w:rPr/>
      </w:pPr>
      <w:bookmarkStart w:id="65" w:name="bib-26"/>
      <w:bookmarkEnd w:id="65"/>
      <w:r>
        <w:rPr/>
        <w:t xml:space="preserve">Marçais, G. &amp; Kingsford, C. A fast, lock-free approach for efficient parallel counting of occurrences of k-mers. </w:t>
      </w:r>
      <w:r>
        <w:rPr>
          <w:i/>
        </w:rPr>
        <w:t>Bioinformatics</w:t>
      </w:r>
      <w:r>
        <w:rPr/>
        <w:t xml:space="preserve"> </w:t>
      </w:r>
      <w:r>
        <w:rPr>
          <w:b/>
        </w:rPr>
        <w:t>27</w:t>
      </w:r>
      <w:r>
        <w:rPr/>
        <w:t xml:space="preserve"> (Jan. 2011). </w:t>
      </w:r>
    </w:p>
    <w:p>
      <w:pPr>
        <w:pStyle w:val="TextBodynoindent"/>
        <w:numPr>
          <w:ilvl w:val="0"/>
          <w:numId w:val="1"/>
        </w:numPr>
        <w:tabs>
          <w:tab w:val="clear" w:pos="1134"/>
          <w:tab w:val="left" w:pos="707" w:leader="none"/>
        </w:tabs>
        <w:spacing w:before="0" w:after="0"/>
        <w:rPr/>
      </w:pPr>
      <w:bookmarkStart w:id="66" w:name="bib-27"/>
      <w:bookmarkEnd w:id="66"/>
      <w:r>
        <w:rPr/>
        <w:t xml:space="preserve">George, E. O. &amp; Mudholkar, G. S. On the convolution of logistic random variables. </w:t>
      </w:r>
      <w:r>
        <w:rPr>
          <w:i/>
        </w:rPr>
        <w:t>Metrika</w:t>
      </w:r>
      <w:r>
        <w:rPr/>
        <w:t xml:space="preserve"> </w:t>
      </w:r>
      <w:r>
        <w:rPr>
          <w:b/>
        </w:rPr>
        <w:t>30,</w:t>
      </w:r>
      <w:r>
        <w:rPr/>
        <w:t xml:space="preserve"> 1–13 (Dec. 1983). </w:t>
      </w:r>
    </w:p>
    <w:p>
      <w:pPr>
        <w:pStyle w:val="TextBodynoindent"/>
        <w:numPr>
          <w:ilvl w:val="0"/>
          <w:numId w:val="1"/>
        </w:numPr>
        <w:tabs>
          <w:tab w:val="clear" w:pos="1134"/>
          <w:tab w:val="left" w:pos="707" w:leader="none"/>
        </w:tabs>
        <w:rPr/>
      </w:pPr>
      <w:bookmarkStart w:id="67" w:name="bib-28"/>
      <w:bookmarkEnd w:id="67"/>
      <w:r>
        <w:rPr/>
        <w:t xml:space="preserve">Minosse, C. </w:t>
      </w:r>
      <w:r>
        <w:rPr>
          <w:i/>
        </w:rPr>
        <w:t>et al.</w:t>
      </w:r>
      <w:r>
        <w:rPr/>
        <w:t xml:space="preserve"> Possible Compartmentalization of Hepatitis C Viral Replication in the Genital Tract of HIV-1–Coinfected Women</w:t>
      </w:r>
      <w:r>
        <w:rPr>
          <w:i/>
        </w:rPr>
        <w:t>.</w:t>
      </w:r>
      <w:r>
        <w:rPr/>
        <w:t xml:space="preserve"> </w:t>
      </w:r>
      <w:r>
        <w:rPr>
          <w:i/>
        </w:rPr>
        <w:t>The</w:t>
      </w:r>
      <w:r>
        <w:rPr/>
        <w:t xml:space="preserve"> </w:t>
      </w:r>
      <w:r>
        <w:rPr>
          <w:i/>
        </w:rPr>
        <w:t>Journal</w:t>
      </w:r>
      <w:r>
        <w:rPr/>
        <w:t xml:space="preserve"> </w:t>
      </w:r>
      <w:r>
        <w:rPr>
          <w:i/>
        </w:rPr>
        <w:t>of</w:t>
      </w:r>
      <w:r>
        <w:rPr/>
        <w:t xml:space="preserve"> </w:t>
      </w:r>
      <w:r>
        <w:rPr>
          <w:i/>
        </w:rPr>
        <w:t>Infectious</w:t>
      </w:r>
      <w:r>
        <w:rPr/>
        <w:t xml:space="preserve"> </w:t>
      </w:r>
      <w:r>
        <w:rPr>
          <w:i/>
        </w:rPr>
        <w:t>Diseases</w:t>
      </w:r>
      <w:r>
        <w:rPr/>
        <w:t xml:space="preserve"> </w:t>
      </w:r>
      <w:r>
        <w:rPr>
          <w:b/>
        </w:rPr>
        <w:t>194</w:t>
      </w:r>
      <w:r>
        <w:rPr/>
        <w:t xml:space="preserve"> (Dec. 2006).</w:t>
      </w:r>
    </w:p>
    <w:p>
      <w:pPr>
        <w:pStyle w:val="Heading3"/>
        <w:rPr/>
      </w:pPr>
      <w:bookmarkStart w:id="68" w:name="x1-17000"/>
      <w:bookmarkEnd w:id="68"/>
      <w:r>
        <w:rPr/>
        <w:t>Figures</w:t>
      </w:r>
    </w:p>
    <w:p>
      <w:pPr>
        <w:pStyle w:val="TextBodynoindent"/>
        <w:rPr/>
      </w:pPr>
      <w:bookmarkStart w:id="69" w:name="x1-170011"/>
      <w:bookmarkStart w:id="70" w:name="Q1-1-34"/>
      <w:bookmarkEnd w:id="69"/>
      <w:bookmarkEnd w:id="70"/>
      <w:r>
        <w:rPr/>
        <w:drawing>
          <wp:inline distT="0" distB="0" distL="0" distR="0">
            <wp:extent cx="3237230" cy="77266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5"/>
                    <a:stretch>
                      <a:fillRect/>
                    </a:stretch>
                  </pic:blipFill>
                  <pic:spPr bwMode="auto">
                    <a:xfrm>
                      <a:off x="0" y="0"/>
                      <a:ext cx="3237230" cy="7726680"/>
                    </a:xfrm>
                    <a:prstGeom prst="rect">
                      <a:avLst/>
                    </a:prstGeom>
                  </pic:spPr>
                </pic:pic>
              </a:graphicData>
            </a:graphic>
          </wp:inline>
        </w:drawing>
      </w:r>
      <w:r>
        <w:rPr/>
        <w:t xml:space="preserve"> </w:t>
      </w:r>
    </w:p>
    <w:p>
      <w:pPr>
        <w:pStyle w:val="TextBody"/>
        <w:rPr/>
      </w:pPr>
      <w:r>
        <w:rPr/>
        <w:t xml:space="preserve">Figure 1: Mapping of candidate telomeric PacBio CCS reads from the HG002 dataset. Chromosomes are displayed schematically, centered around the centromere, with only the arms shown to which candidate reads aligned. Vertical red dashed lines denote the position of the boundary of the annotated telomeric tract. Coordinates are given in bp, relative to the positions of the telomeric tract boundaries. </w:t>
      </w:r>
    </w:p>
    <w:p>
      <w:pPr>
        <w:pStyle w:val="TextBodynoindent"/>
        <w:rPr/>
      </w:pPr>
      <w:bookmarkStart w:id="71" w:name="x1-170022"/>
      <w:bookmarkEnd w:id="71"/>
      <w:r>
        <w:rPr/>
        <w:drawing>
          <wp:inline distT="0" distB="0" distL="0" distR="0">
            <wp:extent cx="6638290" cy="64833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6"/>
                    <a:stretch>
                      <a:fillRect/>
                    </a:stretch>
                  </pic:blipFill>
                  <pic:spPr bwMode="auto">
                    <a:xfrm>
                      <a:off x="0" y="0"/>
                      <a:ext cx="6638290" cy="6483350"/>
                    </a:xfrm>
                    <a:prstGeom prst="rect">
                      <a:avLst/>
                    </a:prstGeom>
                  </pic:spPr>
                </pic:pic>
              </a:graphicData>
            </a:graphic>
          </wp:inline>
        </w:drawing>
      </w:r>
      <w:r>
        <w:rPr/>
        <w:t xml:space="preserve"> </w:t>
      </w:r>
    </w:p>
    <w:p>
      <w:pPr>
        <w:pStyle w:val="TextBody"/>
        <w:rPr/>
      </w:pPr>
      <w:r>
        <w:rPr/>
        <w:t xml:space="preserve">Figure 2: Motif densities at ends of chromosomal </w:t>
      </w:r>
      <w:r>
        <w:rPr>
          <w:i/>
        </w:rPr>
        <w:t xml:space="preserve">q </w:t>
      </w:r>
      <w:r>
        <w:rPr/>
        <w:t xml:space="preserve">arms of the HG002 dataset. Only the arms covered by at least 20 reads are displayed. Shaded boxes span the mapped regions of the genome. Motif densities are plotted as stacked area charts; ribbons surrounding area boundaries represent the 95% confidence interval of bootstrap. Top four enriched motifs (contributing to at least 0.5% of the repeat content) are plotted in color; pale tinted areas represent the density of any other motifs and non-repeating sequences (absence of enriched motifs). Absolute genomic coordinates are given in Mbp on the specific reference contigs the reads mapped to (for example, for chr5, reads mapped to the 500 Kbp-long subtelomeric assembly 5qtel_1-500K_1_12_12). Vertical red dashed lines denote the position of the boundary of the annotated telomeric tract. </w:t>
      </w:r>
    </w:p>
    <w:p>
      <w:pPr>
        <w:pStyle w:val="TextBodynoindent"/>
        <w:rPr/>
      </w:pPr>
      <w:bookmarkStart w:id="72" w:name="x1-170033"/>
      <w:bookmarkEnd w:id="72"/>
      <w:r>
        <w:rPr/>
        <w:drawing>
          <wp:inline distT="0" distB="0" distL="0" distR="0">
            <wp:extent cx="6272530" cy="77266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7"/>
                    <a:stretch>
                      <a:fillRect/>
                    </a:stretch>
                  </pic:blipFill>
                  <pic:spPr bwMode="auto">
                    <a:xfrm>
                      <a:off x="0" y="0"/>
                      <a:ext cx="6272530" cy="7726680"/>
                    </a:xfrm>
                    <a:prstGeom prst="rect">
                      <a:avLst/>
                    </a:prstGeom>
                  </pic:spPr>
                </pic:pic>
              </a:graphicData>
            </a:graphic>
          </wp:inline>
        </w:drawing>
      </w:r>
      <w:r>
        <w:rPr/>
        <w:t xml:space="preserve"> </w:t>
      </w:r>
    </w:p>
    <w:p>
      <w:pPr>
        <w:pStyle w:val="TextBody"/>
        <w:rPr/>
      </w:pPr>
      <w:r>
        <w:rPr/>
        <w:t xml:space="preserve">Figure 3: Clustering of reads into haplotypes based on relative pairwise Levenshtein distances on four representative chromosomal </w:t>
      </w:r>
      <w:r>
        <w:rPr>
          <w:i/>
        </w:rPr>
        <w:t xml:space="preserve">q </w:t>
      </w:r>
      <w:r>
        <w:rPr/>
        <w:t xml:space="preserve">arms in the HG002 dataset, and densities of top enriched motifs in each haplotype. Genomic coordinates are given in Mbp. Read coverage of each haplotype is annotated above the density plot. </w:t>
      </w:r>
    </w:p>
    <w:p>
      <w:pPr>
        <w:pStyle w:val="Heading3"/>
        <w:rPr/>
      </w:pPr>
      <w:r>
        <w:rPr/>
      </w:r>
      <w:r>
        <w:br w:type="page"/>
      </w:r>
    </w:p>
    <w:p>
      <w:pPr>
        <w:pStyle w:val="Heading3"/>
        <w:rPr/>
      </w:pPr>
      <w:bookmarkStart w:id="73" w:name="x1-18000"/>
      <w:bookmarkEnd w:id="73"/>
      <w:r>
        <w:rPr/>
        <w:t>Tables</w:t>
      </w:r>
    </w:p>
    <w:p>
      <w:pPr>
        <w:pStyle w:val="Normal"/>
        <w:rPr>
          <w:sz w:val="4"/>
          <w:szCs w:val="4"/>
        </w:rPr>
      </w:pPr>
      <w:r>
        <w:rPr>
          <w:sz w:val="4"/>
          <w:szCs w:val="4"/>
        </w:rPr>
      </w:r>
      <w:bookmarkStart w:id="74" w:name="TBL-1-4"/>
      <w:bookmarkStart w:id="75" w:name="Q1-1-39"/>
      <w:bookmarkStart w:id="76" w:name="x1-180011"/>
      <w:bookmarkStart w:id="77" w:name="TBL-1"/>
      <w:bookmarkStart w:id="78" w:name="TBL-1-1g"/>
      <w:bookmarkStart w:id="79" w:name="TBL-1-2"/>
      <w:bookmarkStart w:id="80" w:name="TBL-1-3"/>
      <w:bookmarkStart w:id="81" w:name="TBL-1-5"/>
      <w:bookmarkStart w:id="82" w:name="TBL-1-6"/>
      <w:bookmarkStart w:id="83" w:name="TBL-1-1"/>
      <w:bookmarkStart w:id="84" w:name="TBL-1-4"/>
      <w:bookmarkStart w:id="85" w:name="Q1-1-39"/>
      <w:bookmarkStart w:id="86" w:name="x1-180011"/>
      <w:bookmarkStart w:id="87" w:name="TBL-1"/>
      <w:bookmarkStart w:id="88" w:name="TBL-1-1g"/>
      <w:bookmarkStart w:id="89" w:name="TBL-1-2"/>
      <w:bookmarkStart w:id="90" w:name="TBL-1-3"/>
      <w:bookmarkStart w:id="91" w:name="TBL-1-5"/>
      <w:bookmarkStart w:id="92" w:name="TBL-1-6"/>
      <w:bookmarkStart w:id="93" w:name="TBL-1-1"/>
      <w:bookmarkEnd w:id="84"/>
      <w:bookmarkEnd w:id="85"/>
      <w:bookmarkEnd w:id="86"/>
      <w:bookmarkEnd w:id="87"/>
      <w:bookmarkEnd w:id="88"/>
      <w:bookmarkEnd w:id="89"/>
      <w:bookmarkEnd w:id="90"/>
      <w:bookmarkEnd w:id="91"/>
      <w:bookmarkEnd w:id="92"/>
      <w:bookmarkEnd w:id="93"/>
    </w:p>
    <w:tbl>
      <w:tblPr>
        <w:tblW w:w="9814" w:type="dxa"/>
        <w:jc w:val="left"/>
        <w:tblInd w:w="0" w:type="dxa"/>
        <w:tblCellMar>
          <w:top w:w="0" w:type="dxa"/>
          <w:left w:w="0" w:type="dxa"/>
          <w:bottom w:w="0" w:type="dxa"/>
          <w:right w:w="0" w:type="dxa"/>
        </w:tblCellMar>
        <w:tblLook w:val="04a0" w:noVBand="1" w:noHBand="0" w:lastColumn="0" w:firstColumn="1" w:lastRow="0" w:firstRow="1"/>
      </w:tblPr>
      <w:tblGrid>
        <w:gridCol w:w="2256"/>
        <w:gridCol w:w="895"/>
        <w:gridCol w:w="1081"/>
        <w:gridCol w:w="1168"/>
        <w:gridCol w:w="1085"/>
        <w:gridCol w:w="3328"/>
      </w:tblGrid>
      <w:tr>
        <w:trPr/>
        <w:tc>
          <w:tcPr>
            <w:tcW w:w="2256" w:type="dxa"/>
            <w:tcBorders/>
            <w:shd w:color="auto" w:fill="auto" w:val="clear"/>
            <w:vAlign w:val="center"/>
          </w:tcPr>
          <w:p>
            <w:pPr>
              <w:pStyle w:val="TableContents"/>
              <w:spacing w:before="0" w:after="283"/>
              <w:rPr>
                <w:b/>
                <w:b/>
              </w:rPr>
            </w:pPr>
            <w:r>
              <w:rPr>
                <w:b/>
              </w:rPr>
              <w:t xml:space="preserve">Motif </w:t>
            </w:r>
            <w:bookmarkStart w:id="94" w:name="TBL-1-1-2"/>
            <w:bookmarkEnd w:id="94"/>
          </w:p>
        </w:tc>
        <w:tc>
          <w:tcPr>
            <w:tcW w:w="895" w:type="dxa"/>
            <w:tcBorders/>
            <w:shd w:color="auto" w:fill="auto" w:val="clear"/>
            <w:vAlign w:val="center"/>
          </w:tcPr>
          <w:p>
            <w:pPr>
              <w:pStyle w:val="TableContents"/>
              <w:spacing w:before="0" w:after="283"/>
              <w:rPr>
                <w:b/>
                <w:b/>
              </w:rPr>
            </w:pPr>
            <w:r>
              <w:rPr>
                <w:b/>
              </w:rPr>
              <w:t>Arm</w:t>
            </w:r>
            <w:bookmarkStart w:id="95" w:name="TBL-1-1-3"/>
            <w:bookmarkEnd w:id="95"/>
          </w:p>
        </w:tc>
        <w:tc>
          <w:tcPr>
            <w:tcW w:w="3334" w:type="dxa"/>
            <w:gridSpan w:val="3"/>
            <w:tcBorders/>
            <w:shd w:color="auto" w:fill="auto" w:val="clear"/>
          </w:tcPr>
          <w:p>
            <w:pPr>
              <w:pStyle w:val="TableContents"/>
              <w:spacing w:before="0" w:after="0"/>
              <w:rPr>
                <w:b/>
                <w:b/>
              </w:rPr>
            </w:pPr>
            <w:r>
              <w:rPr>
                <w:b/>
              </w:rPr>
              <w:t>Abundance</w:t>
            </w:r>
            <w:bookmarkStart w:id="96" w:name="TBL-1-1-6"/>
            <w:bookmarkEnd w:id="96"/>
          </w:p>
        </w:tc>
        <w:tc>
          <w:tcPr>
            <w:tcW w:w="3328" w:type="dxa"/>
            <w:tcBorders/>
            <w:shd w:color="auto" w:fill="auto" w:val="clear"/>
            <w:vAlign w:val="center"/>
          </w:tcPr>
          <w:p>
            <w:pPr>
              <w:pStyle w:val="TableContents"/>
              <w:spacing w:before="0" w:after="283"/>
              <w:rPr>
                <w:b/>
                <w:b/>
              </w:rPr>
            </w:pPr>
            <w:r>
              <w:rPr>
                <w:b/>
              </w:rPr>
              <w:t>Combined adjusted p-value</w:t>
            </w:r>
            <w:bookmarkStart w:id="97" w:name="TBL-1-2-1"/>
            <w:bookmarkStart w:id="98" w:name="TBL-1-2-"/>
            <w:bookmarkEnd w:id="97"/>
            <w:bookmarkEnd w:id="98"/>
          </w:p>
        </w:tc>
      </w:tr>
      <w:tr>
        <w:trPr/>
        <w:tc>
          <w:tcPr>
            <w:tcW w:w="2256" w:type="dxa"/>
            <w:tcBorders/>
            <w:shd w:color="auto" w:fill="auto" w:val="clear"/>
            <w:vAlign w:val="center"/>
          </w:tcPr>
          <w:p>
            <w:pPr>
              <w:pStyle w:val="TableContents"/>
              <w:spacing w:before="0" w:after="283"/>
              <w:rPr>
                <w:sz w:val="4"/>
                <w:szCs w:val="4"/>
              </w:rPr>
            </w:pPr>
            <w:r>
              <w:rPr>
                <w:sz w:val="4"/>
                <w:szCs w:val="4"/>
              </w:rPr>
            </w:r>
            <w:bookmarkStart w:id="99" w:name="TBL-1-2-2"/>
            <w:bookmarkStart w:id="100" w:name="TBL-1-2-2"/>
            <w:bookmarkEnd w:id="100"/>
          </w:p>
        </w:tc>
        <w:tc>
          <w:tcPr>
            <w:tcW w:w="895" w:type="dxa"/>
            <w:tcBorders/>
            <w:shd w:color="auto" w:fill="auto" w:val="clear"/>
            <w:vAlign w:val="center"/>
          </w:tcPr>
          <w:p>
            <w:pPr>
              <w:pStyle w:val="TableContents"/>
              <w:spacing w:before="0" w:after="283"/>
              <w:rPr>
                <w:sz w:val="4"/>
                <w:szCs w:val="4"/>
              </w:rPr>
            </w:pPr>
            <w:r>
              <w:rPr>
                <w:sz w:val="4"/>
                <w:szCs w:val="4"/>
              </w:rPr>
            </w:r>
            <w:bookmarkStart w:id="101" w:name="TBL-1-2-3"/>
            <w:bookmarkStart w:id="102" w:name="TBL-1-2-3"/>
            <w:bookmarkEnd w:id="102"/>
          </w:p>
        </w:tc>
        <w:tc>
          <w:tcPr>
            <w:tcW w:w="1081" w:type="dxa"/>
            <w:tcBorders/>
            <w:shd w:color="auto" w:fill="auto" w:val="clear"/>
            <w:vAlign w:val="center"/>
          </w:tcPr>
          <w:p>
            <w:pPr>
              <w:pStyle w:val="TableContents"/>
              <w:spacing w:before="0" w:after="283"/>
              <w:rPr>
                <w:b/>
                <w:b/>
              </w:rPr>
            </w:pPr>
            <w:r>
              <w:rPr>
                <w:b/>
              </w:rPr>
              <w:t xml:space="preserve">HG001 </w:t>
            </w:r>
            <w:bookmarkStart w:id="103" w:name="TBL-1-2-4"/>
            <w:bookmarkEnd w:id="103"/>
          </w:p>
        </w:tc>
        <w:tc>
          <w:tcPr>
            <w:tcW w:w="1168" w:type="dxa"/>
            <w:tcBorders/>
            <w:shd w:color="auto" w:fill="auto" w:val="clear"/>
            <w:vAlign w:val="center"/>
          </w:tcPr>
          <w:p>
            <w:pPr>
              <w:pStyle w:val="TableContents"/>
              <w:spacing w:before="0" w:after="283"/>
              <w:rPr>
                <w:b/>
                <w:b/>
              </w:rPr>
            </w:pPr>
            <w:r>
              <w:rPr>
                <w:b/>
              </w:rPr>
              <w:t xml:space="preserve">HG002 </w:t>
            </w:r>
            <w:bookmarkStart w:id="104" w:name="TBL-1-2-5"/>
            <w:bookmarkEnd w:id="104"/>
          </w:p>
        </w:tc>
        <w:tc>
          <w:tcPr>
            <w:tcW w:w="1085" w:type="dxa"/>
            <w:tcBorders/>
            <w:shd w:color="auto" w:fill="auto" w:val="clear"/>
            <w:vAlign w:val="center"/>
          </w:tcPr>
          <w:p>
            <w:pPr>
              <w:pStyle w:val="TableContents"/>
              <w:spacing w:before="0" w:after="283"/>
              <w:rPr>
                <w:b/>
                <w:b/>
              </w:rPr>
            </w:pPr>
            <w:r>
              <w:rPr>
                <w:b/>
              </w:rPr>
              <w:t xml:space="preserve">HG005 </w:t>
            </w:r>
            <w:bookmarkStart w:id="105" w:name="TBL-1-2-6"/>
            <w:bookmarkEnd w:id="105"/>
          </w:p>
        </w:tc>
        <w:tc>
          <w:tcPr>
            <w:tcW w:w="3328" w:type="dxa"/>
            <w:tcBorders/>
            <w:shd w:color="auto" w:fill="auto" w:val="clear"/>
            <w:vAlign w:val="center"/>
          </w:tcPr>
          <w:p>
            <w:pPr>
              <w:pStyle w:val="TableContents"/>
              <w:spacing w:before="0" w:after="283"/>
              <w:rPr>
                <w:sz w:val="4"/>
                <w:szCs w:val="4"/>
              </w:rPr>
            </w:pPr>
            <w:r>
              <w:rPr>
                <w:sz w:val="4"/>
                <w:szCs w:val="4"/>
              </w:rPr>
            </w:r>
          </w:p>
        </w:tc>
      </w:tr>
      <w:tr>
        <w:trPr/>
        <w:tc>
          <w:tcPr>
            <w:tcW w:w="2256" w:type="dxa"/>
            <w:tcBorders/>
            <w:shd w:color="auto" w:fill="auto" w:val="clear"/>
            <w:vAlign w:val="center"/>
          </w:tcPr>
          <w:p>
            <w:pPr>
              <w:pStyle w:val="TableContents"/>
              <w:spacing w:before="0" w:after="283"/>
              <w:rPr/>
            </w:pPr>
            <w:r>
              <w:rPr/>
              <w:t xml:space="preserve">TTAGGG </w:t>
            </w:r>
            <w:bookmarkStart w:id="106" w:name="TBL-1-3-2"/>
            <w:bookmarkEnd w:id="106"/>
          </w:p>
        </w:tc>
        <w:tc>
          <w:tcPr>
            <w:tcW w:w="895" w:type="dxa"/>
            <w:tcBorders/>
            <w:shd w:color="auto" w:fill="auto" w:val="clear"/>
            <w:vAlign w:val="center"/>
          </w:tcPr>
          <w:p>
            <w:pPr>
              <w:pStyle w:val="TableContents"/>
              <w:spacing w:before="0" w:after="283"/>
              <w:rPr/>
            </w:pPr>
            <w:r>
              <w:rPr/>
              <w:t xml:space="preserve">q </w:t>
            </w:r>
            <w:bookmarkStart w:id="107" w:name="TBL-1-3-3"/>
            <w:bookmarkEnd w:id="107"/>
          </w:p>
        </w:tc>
        <w:tc>
          <w:tcPr>
            <w:tcW w:w="1081" w:type="dxa"/>
            <w:tcBorders/>
            <w:shd w:color="auto" w:fill="auto" w:val="clear"/>
            <w:vAlign w:val="center"/>
          </w:tcPr>
          <w:p>
            <w:pPr>
              <w:pStyle w:val="TableContents"/>
              <w:spacing w:before="0" w:after="283"/>
              <w:rPr/>
            </w:pPr>
            <w:r>
              <w:rPr/>
              <w:t>0.506392</w:t>
            </w:r>
            <w:bookmarkStart w:id="108" w:name="TBL-1-3-4"/>
            <w:bookmarkEnd w:id="108"/>
          </w:p>
        </w:tc>
        <w:tc>
          <w:tcPr>
            <w:tcW w:w="1168" w:type="dxa"/>
            <w:tcBorders/>
            <w:shd w:color="auto" w:fill="auto" w:val="clear"/>
            <w:vAlign w:val="center"/>
          </w:tcPr>
          <w:p>
            <w:pPr>
              <w:pStyle w:val="TableContents"/>
              <w:spacing w:before="0" w:after="283"/>
              <w:rPr/>
            </w:pPr>
            <w:r>
              <w:rPr/>
              <w:t>0.432620</w:t>
            </w:r>
            <w:bookmarkStart w:id="109" w:name="TBL-1-3-5"/>
            <w:bookmarkEnd w:id="109"/>
          </w:p>
        </w:tc>
        <w:tc>
          <w:tcPr>
            <w:tcW w:w="1085" w:type="dxa"/>
            <w:tcBorders/>
            <w:shd w:color="auto" w:fill="auto" w:val="clear"/>
            <w:vAlign w:val="center"/>
          </w:tcPr>
          <w:p>
            <w:pPr>
              <w:pStyle w:val="TableContents"/>
              <w:spacing w:before="0" w:after="283"/>
              <w:rPr/>
            </w:pPr>
            <w:r>
              <w:rPr/>
              <w:t>0.544289</w:t>
            </w:r>
            <w:bookmarkStart w:id="110" w:name="TBL-1-3-6"/>
            <w:bookmarkEnd w:id="110"/>
          </w:p>
        </w:tc>
        <w:tc>
          <w:tcPr>
            <w:tcW w:w="3328" w:type="dxa"/>
            <w:tcBorders/>
            <w:shd w:color="auto" w:fill="auto" w:val="clear"/>
            <w:vAlign w:val="center"/>
          </w:tcPr>
          <w:p>
            <w:pPr>
              <w:pStyle w:val="TableContents"/>
              <w:spacing w:before="0" w:after="283"/>
              <w:rPr/>
            </w:pPr>
            <w:r>
              <w:rPr/>
              <w:t>0.00e+0</w:t>
            </w:r>
            <w:bookmarkStart w:id="111" w:name="TBL-1-4-"/>
            <w:bookmarkStart w:id="112" w:name="TBL-1-4-1"/>
            <w:bookmarkEnd w:id="111"/>
            <w:bookmarkEnd w:id="112"/>
          </w:p>
        </w:tc>
      </w:tr>
      <w:tr>
        <w:trPr/>
        <w:tc>
          <w:tcPr>
            <w:tcW w:w="2256" w:type="dxa"/>
            <w:tcBorders/>
            <w:shd w:color="auto" w:fill="auto" w:val="clear"/>
            <w:vAlign w:val="center"/>
          </w:tcPr>
          <w:p>
            <w:pPr>
              <w:pStyle w:val="TableContents"/>
              <w:spacing w:before="0" w:after="283"/>
              <w:rPr/>
            </w:pPr>
            <w:r>
              <w:rPr/>
              <w:t xml:space="preserve">TGAGGG </w:t>
            </w:r>
            <w:bookmarkStart w:id="113" w:name="TBL-1-4-2"/>
            <w:bookmarkEnd w:id="113"/>
          </w:p>
        </w:tc>
        <w:tc>
          <w:tcPr>
            <w:tcW w:w="895" w:type="dxa"/>
            <w:tcBorders/>
            <w:shd w:color="auto" w:fill="auto" w:val="clear"/>
            <w:vAlign w:val="center"/>
          </w:tcPr>
          <w:p>
            <w:pPr>
              <w:pStyle w:val="TableContents"/>
              <w:spacing w:before="0" w:after="283"/>
              <w:rPr/>
            </w:pPr>
            <w:r>
              <w:rPr/>
              <w:t xml:space="preserve">q </w:t>
            </w:r>
            <w:bookmarkStart w:id="114" w:name="TBL-1-4-3"/>
            <w:bookmarkEnd w:id="114"/>
          </w:p>
        </w:tc>
        <w:tc>
          <w:tcPr>
            <w:tcW w:w="1081" w:type="dxa"/>
            <w:tcBorders/>
            <w:shd w:color="auto" w:fill="auto" w:val="clear"/>
            <w:vAlign w:val="center"/>
          </w:tcPr>
          <w:p>
            <w:pPr>
              <w:pStyle w:val="TableContents"/>
              <w:spacing w:before="0" w:after="283"/>
              <w:rPr/>
            </w:pPr>
            <w:r>
              <w:rPr/>
              <w:t>0.011527</w:t>
            </w:r>
            <w:bookmarkStart w:id="115" w:name="TBL-1-4-4"/>
            <w:bookmarkEnd w:id="115"/>
          </w:p>
        </w:tc>
        <w:tc>
          <w:tcPr>
            <w:tcW w:w="1168" w:type="dxa"/>
            <w:tcBorders/>
            <w:shd w:color="auto" w:fill="auto" w:val="clear"/>
            <w:vAlign w:val="center"/>
          </w:tcPr>
          <w:p>
            <w:pPr>
              <w:pStyle w:val="TableContents"/>
              <w:spacing w:before="0" w:after="283"/>
              <w:rPr/>
            </w:pPr>
            <w:r>
              <w:rPr/>
              <w:t>0.017107</w:t>
            </w:r>
            <w:bookmarkStart w:id="116" w:name="TBL-1-4-5"/>
            <w:bookmarkEnd w:id="116"/>
          </w:p>
        </w:tc>
        <w:tc>
          <w:tcPr>
            <w:tcW w:w="1085" w:type="dxa"/>
            <w:tcBorders/>
            <w:shd w:color="auto" w:fill="auto" w:val="clear"/>
            <w:vAlign w:val="center"/>
          </w:tcPr>
          <w:p>
            <w:pPr>
              <w:pStyle w:val="TableContents"/>
              <w:spacing w:before="0" w:after="283"/>
              <w:rPr/>
            </w:pPr>
            <w:r>
              <w:rPr/>
              <w:t>0.025117</w:t>
            </w:r>
            <w:bookmarkStart w:id="117" w:name="TBL-1-4-6"/>
            <w:bookmarkEnd w:id="117"/>
          </w:p>
        </w:tc>
        <w:tc>
          <w:tcPr>
            <w:tcW w:w="3328" w:type="dxa"/>
            <w:tcBorders/>
            <w:shd w:color="auto" w:fill="auto" w:val="clear"/>
            <w:vAlign w:val="center"/>
          </w:tcPr>
          <w:p>
            <w:pPr>
              <w:pStyle w:val="TableContents"/>
              <w:spacing w:before="0" w:after="283"/>
              <w:rPr/>
            </w:pPr>
            <w:r>
              <w:rPr/>
              <w:t xml:space="preserve">8.33e-46 </w:t>
            </w:r>
            <w:bookmarkStart w:id="118" w:name="TBL-1-5-"/>
            <w:bookmarkStart w:id="119" w:name="TBL-1-5-1"/>
            <w:bookmarkEnd w:id="118"/>
            <w:bookmarkEnd w:id="119"/>
          </w:p>
        </w:tc>
      </w:tr>
      <w:tr>
        <w:trPr/>
        <w:tc>
          <w:tcPr>
            <w:tcW w:w="2256" w:type="dxa"/>
            <w:tcBorders/>
            <w:shd w:color="auto" w:fill="auto" w:val="clear"/>
            <w:vAlign w:val="center"/>
          </w:tcPr>
          <w:p>
            <w:pPr>
              <w:pStyle w:val="TableContents"/>
              <w:spacing w:before="0" w:after="283"/>
              <w:rPr/>
            </w:pPr>
            <w:r>
              <w:rPr/>
              <w:t xml:space="preserve">TTGGGG </w:t>
            </w:r>
            <w:bookmarkStart w:id="120" w:name="TBL-1-5-2"/>
            <w:bookmarkEnd w:id="120"/>
          </w:p>
        </w:tc>
        <w:tc>
          <w:tcPr>
            <w:tcW w:w="895" w:type="dxa"/>
            <w:tcBorders/>
            <w:shd w:color="auto" w:fill="auto" w:val="clear"/>
            <w:vAlign w:val="center"/>
          </w:tcPr>
          <w:p>
            <w:pPr>
              <w:pStyle w:val="TableContents"/>
              <w:spacing w:before="0" w:after="283"/>
              <w:rPr/>
            </w:pPr>
            <w:r>
              <w:rPr/>
              <w:t xml:space="preserve">q </w:t>
            </w:r>
            <w:bookmarkStart w:id="121" w:name="TBL-1-5-3"/>
            <w:bookmarkEnd w:id="121"/>
          </w:p>
        </w:tc>
        <w:tc>
          <w:tcPr>
            <w:tcW w:w="1081" w:type="dxa"/>
            <w:tcBorders/>
            <w:shd w:color="auto" w:fill="auto" w:val="clear"/>
            <w:vAlign w:val="center"/>
          </w:tcPr>
          <w:p>
            <w:pPr>
              <w:pStyle w:val="TableContents"/>
              <w:spacing w:before="0" w:after="283"/>
              <w:rPr/>
            </w:pPr>
            <w:r>
              <w:rPr/>
              <w:t>0.014520</w:t>
            </w:r>
            <w:bookmarkStart w:id="122" w:name="TBL-1-5-4"/>
            <w:bookmarkEnd w:id="122"/>
          </w:p>
        </w:tc>
        <w:tc>
          <w:tcPr>
            <w:tcW w:w="1168" w:type="dxa"/>
            <w:tcBorders/>
            <w:shd w:color="auto" w:fill="auto" w:val="clear"/>
            <w:vAlign w:val="center"/>
          </w:tcPr>
          <w:p>
            <w:pPr>
              <w:pStyle w:val="TableContents"/>
              <w:spacing w:before="0" w:after="283"/>
              <w:rPr/>
            </w:pPr>
            <w:r>
              <w:rPr/>
              <w:t>0.021062</w:t>
            </w:r>
            <w:bookmarkStart w:id="123" w:name="TBL-1-5-5"/>
            <w:bookmarkEnd w:id="123"/>
          </w:p>
        </w:tc>
        <w:tc>
          <w:tcPr>
            <w:tcW w:w="1085" w:type="dxa"/>
            <w:tcBorders/>
            <w:shd w:color="auto" w:fill="auto" w:val="clear"/>
            <w:vAlign w:val="center"/>
          </w:tcPr>
          <w:p>
            <w:pPr>
              <w:pStyle w:val="TableContents"/>
              <w:spacing w:before="0" w:after="283"/>
              <w:rPr/>
            </w:pPr>
            <w:r>
              <w:rPr/>
              <w:t>0.015897</w:t>
            </w:r>
            <w:bookmarkStart w:id="124" w:name="TBL-1-5-6"/>
            <w:bookmarkEnd w:id="124"/>
          </w:p>
        </w:tc>
        <w:tc>
          <w:tcPr>
            <w:tcW w:w="3328" w:type="dxa"/>
            <w:tcBorders/>
            <w:shd w:color="auto" w:fill="auto" w:val="clear"/>
            <w:vAlign w:val="center"/>
          </w:tcPr>
          <w:p>
            <w:pPr>
              <w:pStyle w:val="TableContents"/>
              <w:spacing w:before="0" w:after="283"/>
              <w:rPr/>
            </w:pPr>
            <w:r>
              <w:rPr/>
              <w:t xml:space="preserve">2.13e-45 </w:t>
            </w:r>
            <w:bookmarkStart w:id="125" w:name="TBL-1-6-"/>
            <w:bookmarkStart w:id="126" w:name="TBL-1-6-1"/>
            <w:bookmarkEnd w:id="125"/>
            <w:bookmarkEnd w:id="126"/>
          </w:p>
        </w:tc>
      </w:tr>
      <w:tr>
        <w:trPr/>
        <w:tc>
          <w:tcPr>
            <w:tcW w:w="2256" w:type="dxa"/>
            <w:tcBorders/>
            <w:shd w:color="auto" w:fill="auto" w:val="clear"/>
            <w:vAlign w:val="center"/>
          </w:tcPr>
          <w:p>
            <w:pPr>
              <w:pStyle w:val="TableContents"/>
              <w:spacing w:before="0" w:after="283"/>
              <w:rPr/>
            </w:pPr>
            <w:r>
              <w:rPr/>
              <w:t xml:space="preserve">TTAGGGG </w:t>
            </w:r>
            <w:bookmarkStart w:id="127" w:name="TBL-1-6-2"/>
            <w:bookmarkEnd w:id="127"/>
          </w:p>
        </w:tc>
        <w:tc>
          <w:tcPr>
            <w:tcW w:w="895" w:type="dxa"/>
            <w:tcBorders/>
            <w:shd w:color="auto" w:fill="auto" w:val="clear"/>
            <w:vAlign w:val="center"/>
          </w:tcPr>
          <w:p>
            <w:pPr>
              <w:pStyle w:val="TableContents"/>
              <w:spacing w:before="0" w:after="283"/>
              <w:rPr/>
            </w:pPr>
            <w:r>
              <w:rPr/>
              <w:t xml:space="preserve">q </w:t>
            </w:r>
            <w:bookmarkStart w:id="128" w:name="TBL-1-6-3"/>
            <w:bookmarkEnd w:id="128"/>
          </w:p>
        </w:tc>
        <w:tc>
          <w:tcPr>
            <w:tcW w:w="1081" w:type="dxa"/>
            <w:tcBorders/>
            <w:shd w:color="auto" w:fill="auto" w:val="clear"/>
            <w:vAlign w:val="center"/>
          </w:tcPr>
          <w:p>
            <w:pPr>
              <w:pStyle w:val="TableContents"/>
              <w:spacing w:before="0" w:after="283"/>
              <w:rPr/>
            </w:pPr>
            <w:r>
              <w:rPr/>
              <w:t>0.014502</w:t>
            </w:r>
            <w:bookmarkStart w:id="129" w:name="TBL-1-6-4"/>
            <w:bookmarkEnd w:id="129"/>
          </w:p>
        </w:tc>
        <w:tc>
          <w:tcPr>
            <w:tcW w:w="1168" w:type="dxa"/>
            <w:tcBorders/>
            <w:shd w:color="auto" w:fill="auto" w:val="clear"/>
            <w:vAlign w:val="center"/>
          </w:tcPr>
          <w:p>
            <w:pPr>
              <w:pStyle w:val="TableContents"/>
              <w:spacing w:before="0" w:after="283"/>
              <w:rPr/>
            </w:pPr>
            <w:r>
              <w:rPr/>
              <w:t>0.013954</w:t>
            </w:r>
            <w:bookmarkStart w:id="130" w:name="TBL-1-6-5"/>
            <w:bookmarkEnd w:id="130"/>
          </w:p>
        </w:tc>
        <w:tc>
          <w:tcPr>
            <w:tcW w:w="1085" w:type="dxa"/>
            <w:tcBorders/>
            <w:shd w:color="auto" w:fill="auto" w:val="clear"/>
            <w:vAlign w:val="center"/>
          </w:tcPr>
          <w:p>
            <w:pPr>
              <w:pStyle w:val="TableContents"/>
              <w:spacing w:before="0" w:after="283"/>
              <w:rPr/>
            </w:pPr>
            <w:r>
              <w:rPr/>
              <w:t>0.015123</w:t>
            </w:r>
            <w:bookmarkStart w:id="131" w:name="TBL-1-6-6"/>
            <w:bookmarkEnd w:id="131"/>
          </w:p>
        </w:tc>
        <w:tc>
          <w:tcPr>
            <w:tcW w:w="3328" w:type="dxa"/>
            <w:tcBorders/>
            <w:shd w:color="auto" w:fill="auto" w:val="clear"/>
            <w:vAlign w:val="center"/>
          </w:tcPr>
          <w:p>
            <w:pPr>
              <w:pStyle w:val="TableContents"/>
              <w:spacing w:before="0" w:after="283"/>
              <w:rPr/>
            </w:pPr>
            <w:r>
              <w:rPr/>
              <w:t xml:space="preserve">0.00e+0 </w:t>
            </w:r>
            <w:bookmarkStart w:id="132" w:name="TBL-1-7-1"/>
            <w:bookmarkStart w:id="133" w:name="TBL-1-7-"/>
            <w:bookmarkEnd w:id="132"/>
            <w:bookmarkEnd w:id="133"/>
          </w:p>
        </w:tc>
      </w:tr>
      <w:tr>
        <w:trPr/>
        <w:tc>
          <w:tcPr>
            <w:tcW w:w="2256" w:type="dxa"/>
            <w:tcBorders/>
            <w:shd w:color="auto" w:fill="auto" w:val="clear"/>
            <w:vAlign w:val="center"/>
          </w:tcPr>
          <w:p>
            <w:pPr>
              <w:pStyle w:val="TableContents"/>
              <w:spacing w:before="0" w:after="283"/>
              <w:rPr/>
            </w:pPr>
            <w:r>
              <w:rPr/>
              <w:t xml:space="preserve">TAGGG </w:t>
            </w:r>
            <w:bookmarkStart w:id="134" w:name="TBL-1-7-2"/>
            <w:bookmarkEnd w:id="134"/>
          </w:p>
        </w:tc>
        <w:tc>
          <w:tcPr>
            <w:tcW w:w="895" w:type="dxa"/>
            <w:tcBorders/>
            <w:shd w:color="auto" w:fill="auto" w:val="clear"/>
            <w:vAlign w:val="center"/>
          </w:tcPr>
          <w:p>
            <w:pPr>
              <w:pStyle w:val="TableContents"/>
              <w:spacing w:before="0" w:after="283"/>
              <w:rPr/>
            </w:pPr>
            <w:r>
              <w:rPr/>
              <w:t xml:space="preserve">q </w:t>
            </w:r>
            <w:bookmarkStart w:id="135" w:name="TBL-1-7-3"/>
            <w:bookmarkEnd w:id="135"/>
          </w:p>
        </w:tc>
        <w:tc>
          <w:tcPr>
            <w:tcW w:w="1081" w:type="dxa"/>
            <w:tcBorders/>
            <w:shd w:color="auto" w:fill="auto" w:val="clear"/>
            <w:vAlign w:val="center"/>
          </w:tcPr>
          <w:p>
            <w:pPr>
              <w:pStyle w:val="TableContents"/>
              <w:spacing w:before="0" w:after="283"/>
              <w:rPr/>
            </w:pPr>
            <w:r>
              <w:rPr/>
              <w:t>0.004637</w:t>
            </w:r>
            <w:bookmarkStart w:id="136" w:name="TBL-1-7-4"/>
            <w:bookmarkEnd w:id="136"/>
          </w:p>
        </w:tc>
        <w:tc>
          <w:tcPr>
            <w:tcW w:w="1168" w:type="dxa"/>
            <w:tcBorders/>
            <w:shd w:color="auto" w:fill="auto" w:val="clear"/>
            <w:vAlign w:val="center"/>
          </w:tcPr>
          <w:p>
            <w:pPr>
              <w:pStyle w:val="TableContents"/>
              <w:spacing w:before="0" w:after="283"/>
              <w:rPr/>
            </w:pPr>
            <w:r>
              <w:rPr/>
              <w:t>0.003448</w:t>
            </w:r>
            <w:bookmarkStart w:id="137" w:name="TBL-1-7-5"/>
            <w:bookmarkEnd w:id="137"/>
          </w:p>
        </w:tc>
        <w:tc>
          <w:tcPr>
            <w:tcW w:w="1085" w:type="dxa"/>
            <w:tcBorders/>
            <w:shd w:color="auto" w:fill="auto" w:val="clear"/>
            <w:vAlign w:val="center"/>
          </w:tcPr>
          <w:p>
            <w:pPr>
              <w:pStyle w:val="TableContents"/>
              <w:spacing w:before="0" w:after="283"/>
              <w:rPr/>
            </w:pPr>
            <w:r>
              <w:rPr/>
              <w:t>0.005159</w:t>
            </w:r>
            <w:bookmarkStart w:id="138" w:name="TBL-1-7-6"/>
            <w:bookmarkEnd w:id="138"/>
          </w:p>
        </w:tc>
        <w:tc>
          <w:tcPr>
            <w:tcW w:w="3328" w:type="dxa"/>
            <w:tcBorders/>
            <w:shd w:color="auto" w:fill="auto" w:val="clear"/>
            <w:vAlign w:val="center"/>
          </w:tcPr>
          <w:p>
            <w:pPr>
              <w:pStyle w:val="TableContents"/>
              <w:spacing w:before="0" w:after="283"/>
              <w:rPr/>
            </w:pPr>
            <w:r>
              <w:rPr/>
              <w:t xml:space="preserve">4.46e-32 </w:t>
            </w:r>
            <w:bookmarkStart w:id="139" w:name="TBL-1-8-"/>
            <w:bookmarkStart w:id="140" w:name="TBL-1-8-1"/>
            <w:bookmarkEnd w:id="139"/>
            <w:bookmarkEnd w:id="140"/>
          </w:p>
        </w:tc>
      </w:tr>
      <w:tr>
        <w:trPr/>
        <w:tc>
          <w:tcPr>
            <w:tcW w:w="2256" w:type="dxa"/>
            <w:tcBorders/>
            <w:shd w:color="auto" w:fill="auto" w:val="clear"/>
            <w:vAlign w:val="center"/>
          </w:tcPr>
          <w:p>
            <w:pPr>
              <w:pStyle w:val="TableContents"/>
              <w:spacing w:before="0" w:after="283"/>
              <w:rPr/>
            </w:pPr>
            <w:r>
              <w:rPr/>
              <w:t xml:space="preserve">TTAGG </w:t>
            </w:r>
            <w:bookmarkStart w:id="141" w:name="TBL-1-8-2"/>
            <w:bookmarkEnd w:id="141"/>
          </w:p>
        </w:tc>
        <w:tc>
          <w:tcPr>
            <w:tcW w:w="895" w:type="dxa"/>
            <w:tcBorders/>
            <w:shd w:color="auto" w:fill="auto" w:val="clear"/>
            <w:vAlign w:val="center"/>
          </w:tcPr>
          <w:p>
            <w:pPr>
              <w:pStyle w:val="TableContents"/>
              <w:spacing w:before="0" w:after="283"/>
              <w:rPr/>
            </w:pPr>
            <w:r>
              <w:rPr/>
              <w:t xml:space="preserve">q </w:t>
            </w:r>
            <w:bookmarkStart w:id="142" w:name="TBL-1-8-3"/>
            <w:bookmarkEnd w:id="142"/>
          </w:p>
        </w:tc>
        <w:tc>
          <w:tcPr>
            <w:tcW w:w="1081" w:type="dxa"/>
            <w:tcBorders/>
            <w:shd w:color="auto" w:fill="auto" w:val="clear"/>
            <w:vAlign w:val="center"/>
          </w:tcPr>
          <w:p>
            <w:pPr>
              <w:pStyle w:val="TableContents"/>
              <w:spacing w:before="0" w:after="283"/>
              <w:rPr/>
            </w:pPr>
            <w:r>
              <w:rPr/>
              <w:t>0.004529</w:t>
            </w:r>
            <w:bookmarkStart w:id="143" w:name="TBL-1-8-4"/>
            <w:bookmarkEnd w:id="143"/>
          </w:p>
        </w:tc>
        <w:tc>
          <w:tcPr>
            <w:tcW w:w="1168" w:type="dxa"/>
            <w:tcBorders/>
            <w:shd w:color="auto" w:fill="auto" w:val="clear"/>
            <w:vAlign w:val="center"/>
          </w:tcPr>
          <w:p>
            <w:pPr>
              <w:pStyle w:val="TableContents"/>
              <w:spacing w:before="0" w:after="283"/>
              <w:rPr/>
            </w:pPr>
            <w:r>
              <w:rPr/>
              <w:t>0.003182</w:t>
            </w:r>
            <w:bookmarkStart w:id="144" w:name="TBL-1-8-5"/>
            <w:bookmarkEnd w:id="144"/>
          </w:p>
        </w:tc>
        <w:tc>
          <w:tcPr>
            <w:tcW w:w="1085" w:type="dxa"/>
            <w:tcBorders/>
            <w:shd w:color="auto" w:fill="auto" w:val="clear"/>
            <w:vAlign w:val="center"/>
          </w:tcPr>
          <w:p>
            <w:pPr>
              <w:pStyle w:val="TableContents"/>
              <w:spacing w:before="0" w:after="283"/>
              <w:rPr/>
            </w:pPr>
            <w:r>
              <w:rPr/>
              <w:t>0.004487</w:t>
            </w:r>
            <w:bookmarkStart w:id="145" w:name="TBL-1-8-6"/>
            <w:bookmarkEnd w:id="145"/>
          </w:p>
        </w:tc>
        <w:tc>
          <w:tcPr>
            <w:tcW w:w="3328" w:type="dxa"/>
            <w:tcBorders/>
            <w:shd w:color="auto" w:fill="auto" w:val="clear"/>
            <w:vAlign w:val="center"/>
          </w:tcPr>
          <w:p>
            <w:pPr>
              <w:pStyle w:val="TableContents"/>
              <w:spacing w:before="0" w:after="283"/>
              <w:rPr/>
            </w:pPr>
            <w:r>
              <w:rPr/>
              <w:t xml:space="preserve">1.04e-30 </w:t>
            </w:r>
            <w:bookmarkStart w:id="146" w:name="TBL-1-9-"/>
            <w:bookmarkStart w:id="147" w:name="TBL-1-9-1"/>
            <w:bookmarkEnd w:id="146"/>
            <w:bookmarkEnd w:id="147"/>
          </w:p>
        </w:tc>
      </w:tr>
      <w:tr>
        <w:trPr/>
        <w:tc>
          <w:tcPr>
            <w:tcW w:w="2256" w:type="dxa"/>
            <w:tcBorders/>
            <w:shd w:color="auto" w:fill="auto" w:val="clear"/>
            <w:vAlign w:val="center"/>
          </w:tcPr>
          <w:p>
            <w:pPr>
              <w:pStyle w:val="TableContents"/>
              <w:spacing w:before="0" w:after="283"/>
              <w:rPr/>
            </w:pPr>
            <w:r>
              <w:rPr/>
              <w:t xml:space="preserve">TTTAGGG </w:t>
            </w:r>
            <w:bookmarkStart w:id="148" w:name="TBL-1-9-2"/>
            <w:bookmarkEnd w:id="148"/>
          </w:p>
        </w:tc>
        <w:tc>
          <w:tcPr>
            <w:tcW w:w="895" w:type="dxa"/>
            <w:tcBorders/>
            <w:shd w:color="auto" w:fill="auto" w:val="clear"/>
            <w:vAlign w:val="center"/>
          </w:tcPr>
          <w:p>
            <w:pPr>
              <w:pStyle w:val="TableContents"/>
              <w:spacing w:before="0" w:after="283"/>
              <w:rPr/>
            </w:pPr>
            <w:r>
              <w:rPr/>
              <w:t xml:space="preserve">q </w:t>
            </w:r>
            <w:bookmarkStart w:id="149" w:name="TBL-1-9-3"/>
            <w:bookmarkEnd w:id="149"/>
          </w:p>
        </w:tc>
        <w:tc>
          <w:tcPr>
            <w:tcW w:w="1081" w:type="dxa"/>
            <w:tcBorders/>
            <w:shd w:color="auto" w:fill="auto" w:val="clear"/>
            <w:vAlign w:val="center"/>
          </w:tcPr>
          <w:p>
            <w:pPr>
              <w:pStyle w:val="TableContents"/>
              <w:spacing w:before="0" w:after="283"/>
              <w:rPr/>
            </w:pPr>
            <w:r>
              <w:rPr/>
              <w:t>0.004508</w:t>
            </w:r>
            <w:bookmarkStart w:id="150" w:name="TBL-1-9-4"/>
            <w:bookmarkEnd w:id="150"/>
          </w:p>
        </w:tc>
        <w:tc>
          <w:tcPr>
            <w:tcW w:w="1168" w:type="dxa"/>
            <w:tcBorders/>
            <w:shd w:color="auto" w:fill="auto" w:val="clear"/>
            <w:vAlign w:val="center"/>
          </w:tcPr>
          <w:p>
            <w:pPr>
              <w:pStyle w:val="TableContents"/>
              <w:spacing w:before="0" w:after="283"/>
              <w:rPr/>
            </w:pPr>
            <w:r>
              <w:rPr/>
              <w:t>0.003721</w:t>
            </w:r>
            <w:bookmarkStart w:id="151" w:name="TBL-1-9-5"/>
            <w:bookmarkEnd w:id="151"/>
          </w:p>
        </w:tc>
        <w:tc>
          <w:tcPr>
            <w:tcW w:w="1085" w:type="dxa"/>
            <w:tcBorders/>
            <w:shd w:color="auto" w:fill="auto" w:val="clear"/>
            <w:vAlign w:val="center"/>
          </w:tcPr>
          <w:p>
            <w:pPr>
              <w:pStyle w:val="TableContents"/>
              <w:spacing w:before="0" w:after="283"/>
              <w:rPr/>
            </w:pPr>
            <w:r>
              <w:rPr/>
              <w:t>0.003078</w:t>
            </w:r>
            <w:bookmarkStart w:id="152" w:name="TBL-1-9-6"/>
            <w:bookmarkEnd w:id="152"/>
          </w:p>
        </w:tc>
        <w:tc>
          <w:tcPr>
            <w:tcW w:w="3328" w:type="dxa"/>
            <w:tcBorders/>
            <w:shd w:color="auto" w:fill="auto" w:val="clear"/>
            <w:vAlign w:val="center"/>
          </w:tcPr>
          <w:p>
            <w:pPr>
              <w:pStyle w:val="TableContents"/>
              <w:spacing w:before="0" w:after="283"/>
              <w:rPr/>
            </w:pPr>
            <w:r>
              <w:rPr/>
              <w:t xml:space="preserve">7.95e-33 </w:t>
            </w:r>
            <w:bookmarkStart w:id="153" w:name="TBL-1-10-"/>
            <w:bookmarkStart w:id="154" w:name="TBL-1-10-1"/>
            <w:bookmarkEnd w:id="153"/>
            <w:bookmarkEnd w:id="154"/>
          </w:p>
        </w:tc>
      </w:tr>
      <w:tr>
        <w:trPr/>
        <w:tc>
          <w:tcPr>
            <w:tcW w:w="2256" w:type="dxa"/>
            <w:tcBorders/>
            <w:shd w:color="auto" w:fill="auto" w:val="clear"/>
            <w:vAlign w:val="center"/>
          </w:tcPr>
          <w:p>
            <w:pPr>
              <w:pStyle w:val="TableContents"/>
              <w:spacing w:before="0" w:after="283"/>
              <w:rPr/>
            </w:pPr>
            <w:r>
              <w:rPr/>
              <w:t xml:space="preserve">TTAGGGTTAGGGG </w:t>
            </w:r>
            <w:bookmarkStart w:id="155" w:name="TBL-1-10-2"/>
            <w:bookmarkEnd w:id="155"/>
          </w:p>
        </w:tc>
        <w:tc>
          <w:tcPr>
            <w:tcW w:w="895" w:type="dxa"/>
            <w:tcBorders/>
            <w:shd w:color="auto" w:fill="auto" w:val="clear"/>
            <w:vAlign w:val="center"/>
          </w:tcPr>
          <w:p>
            <w:pPr>
              <w:pStyle w:val="TableContents"/>
              <w:spacing w:before="0" w:after="283"/>
              <w:rPr/>
            </w:pPr>
            <w:r>
              <w:rPr/>
              <w:t xml:space="preserve">q </w:t>
            </w:r>
            <w:bookmarkStart w:id="156" w:name="TBL-1-10-3"/>
            <w:bookmarkEnd w:id="156"/>
          </w:p>
        </w:tc>
        <w:tc>
          <w:tcPr>
            <w:tcW w:w="1081" w:type="dxa"/>
            <w:tcBorders/>
            <w:shd w:color="auto" w:fill="auto" w:val="clear"/>
            <w:vAlign w:val="center"/>
          </w:tcPr>
          <w:p>
            <w:pPr>
              <w:pStyle w:val="TableContents"/>
              <w:spacing w:before="0" w:after="283"/>
              <w:rPr/>
            </w:pPr>
            <w:r>
              <w:rPr/>
              <w:t>0.004357</w:t>
            </w:r>
            <w:bookmarkStart w:id="157" w:name="TBL-1-10-4"/>
            <w:bookmarkEnd w:id="157"/>
          </w:p>
        </w:tc>
        <w:tc>
          <w:tcPr>
            <w:tcW w:w="1168" w:type="dxa"/>
            <w:tcBorders/>
            <w:shd w:color="auto" w:fill="auto" w:val="clear"/>
            <w:vAlign w:val="center"/>
          </w:tcPr>
          <w:p>
            <w:pPr>
              <w:pStyle w:val="TableContents"/>
              <w:spacing w:before="0" w:after="283"/>
              <w:rPr/>
            </w:pPr>
            <w:r>
              <w:rPr/>
              <w:t>0.003782</w:t>
            </w:r>
            <w:bookmarkStart w:id="158" w:name="TBL-1-10-5"/>
            <w:bookmarkEnd w:id="158"/>
          </w:p>
        </w:tc>
        <w:tc>
          <w:tcPr>
            <w:tcW w:w="1085" w:type="dxa"/>
            <w:tcBorders/>
            <w:shd w:color="auto" w:fill="auto" w:val="clear"/>
            <w:vAlign w:val="center"/>
          </w:tcPr>
          <w:p>
            <w:pPr>
              <w:pStyle w:val="TableContents"/>
              <w:spacing w:before="0" w:after="283"/>
              <w:rPr/>
            </w:pPr>
            <w:r>
              <w:rPr/>
              <w:t>0.004980</w:t>
            </w:r>
            <w:bookmarkStart w:id="159" w:name="TBL-1-10-6"/>
            <w:bookmarkEnd w:id="159"/>
          </w:p>
        </w:tc>
        <w:tc>
          <w:tcPr>
            <w:tcW w:w="3328" w:type="dxa"/>
            <w:tcBorders/>
            <w:shd w:color="auto" w:fill="auto" w:val="clear"/>
            <w:vAlign w:val="center"/>
          </w:tcPr>
          <w:p>
            <w:pPr>
              <w:pStyle w:val="TableContents"/>
              <w:spacing w:before="0" w:after="283"/>
              <w:rPr/>
            </w:pPr>
            <w:r>
              <w:rPr/>
              <w:t xml:space="preserve">1.44e-38 </w:t>
            </w:r>
            <w:bookmarkStart w:id="160" w:name="TBL-1-11-"/>
            <w:bookmarkStart w:id="161" w:name="TBL-1-11-1"/>
            <w:bookmarkEnd w:id="160"/>
            <w:bookmarkEnd w:id="161"/>
          </w:p>
        </w:tc>
      </w:tr>
      <w:tr>
        <w:trPr/>
        <w:tc>
          <w:tcPr>
            <w:tcW w:w="2256" w:type="dxa"/>
            <w:tcBorders/>
            <w:shd w:color="auto" w:fill="auto" w:val="clear"/>
            <w:vAlign w:val="center"/>
          </w:tcPr>
          <w:p>
            <w:pPr>
              <w:pStyle w:val="TableContents"/>
              <w:spacing w:before="0" w:after="283"/>
              <w:rPr/>
            </w:pPr>
            <w:r>
              <w:rPr/>
              <w:t xml:space="preserve">TTAGGTTAGGG </w:t>
            </w:r>
            <w:bookmarkStart w:id="162" w:name="TBL-1-11-2"/>
            <w:bookmarkEnd w:id="162"/>
          </w:p>
        </w:tc>
        <w:tc>
          <w:tcPr>
            <w:tcW w:w="895" w:type="dxa"/>
            <w:tcBorders/>
            <w:shd w:color="auto" w:fill="auto" w:val="clear"/>
            <w:vAlign w:val="center"/>
          </w:tcPr>
          <w:p>
            <w:pPr>
              <w:pStyle w:val="TableContents"/>
              <w:spacing w:before="0" w:after="283"/>
              <w:rPr/>
            </w:pPr>
            <w:r>
              <w:rPr/>
              <w:t xml:space="preserve">q </w:t>
            </w:r>
            <w:bookmarkStart w:id="163" w:name="TBL-1-11-3"/>
            <w:bookmarkEnd w:id="163"/>
          </w:p>
        </w:tc>
        <w:tc>
          <w:tcPr>
            <w:tcW w:w="1081" w:type="dxa"/>
            <w:tcBorders/>
            <w:shd w:color="auto" w:fill="auto" w:val="clear"/>
            <w:vAlign w:val="center"/>
          </w:tcPr>
          <w:p>
            <w:pPr>
              <w:pStyle w:val="TableContents"/>
              <w:spacing w:before="0" w:after="283"/>
              <w:rPr/>
            </w:pPr>
            <w:r>
              <w:rPr/>
              <w:t>0.003650</w:t>
            </w:r>
            <w:bookmarkStart w:id="164" w:name="TBL-1-11-4"/>
            <w:bookmarkEnd w:id="164"/>
          </w:p>
        </w:tc>
        <w:tc>
          <w:tcPr>
            <w:tcW w:w="1168" w:type="dxa"/>
            <w:tcBorders/>
            <w:shd w:color="auto" w:fill="auto" w:val="clear"/>
            <w:vAlign w:val="center"/>
          </w:tcPr>
          <w:p>
            <w:pPr>
              <w:pStyle w:val="TableContents"/>
              <w:spacing w:before="0" w:after="283"/>
              <w:rPr/>
            </w:pPr>
            <w:r>
              <w:rPr/>
              <w:t>0.002806</w:t>
            </w:r>
            <w:bookmarkStart w:id="165" w:name="TBL-1-11-5"/>
            <w:bookmarkEnd w:id="165"/>
          </w:p>
        </w:tc>
        <w:tc>
          <w:tcPr>
            <w:tcW w:w="1085" w:type="dxa"/>
            <w:tcBorders/>
            <w:shd w:color="auto" w:fill="auto" w:val="clear"/>
            <w:vAlign w:val="center"/>
          </w:tcPr>
          <w:p>
            <w:pPr>
              <w:pStyle w:val="TableContents"/>
              <w:spacing w:before="0" w:after="283"/>
              <w:rPr/>
            </w:pPr>
            <w:r>
              <w:rPr/>
              <w:t>0.003548</w:t>
            </w:r>
            <w:bookmarkStart w:id="166" w:name="TBL-1-11-6"/>
            <w:bookmarkEnd w:id="166"/>
          </w:p>
        </w:tc>
        <w:tc>
          <w:tcPr>
            <w:tcW w:w="3328" w:type="dxa"/>
            <w:tcBorders/>
            <w:shd w:color="auto" w:fill="auto" w:val="clear"/>
            <w:vAlign w:val="center"/>
          </w:tcPr>
          <w:p>
            <w:pPr>
              <w:pStyle w:val="TableContents"/>
              <w:spacing w:before="0" w:after="283"/>
              <w:rPr/>
            </w:pPr>
            <w:r>
              <w:rPr/>
              <w:t xml:space="preserve">4.97e-36 </w:t>
            </w:r>
            <w:bookmarkStart w:id="167" w:name="TBL-1-12-"/>
            <w:bookmarkStart w:id="168" w:name="TBL-1-12-1"/>
            <w:bookmarkEnd w:id="167"/>
            <w:bookmarkEnd w:id="168"/>
          </w:p>
        </w:tc>
      </w:tr>
      <w:tr>
        <w:trPr/>
        <w:tc>
          <w:tcPr>
            <w:tcW w:w="2256" w:type="dxa"/>
            <w:tcBorders/>
            <w:shd w:color="auto" w:fill="auto" w:val="clear"/>
            <w:vAlign w:val="center"/>
          </w:tcPr>
          <w:p>
            <w:pPr>
              <w:pStyle w:val="TableContents"/>
              <w:spacing w:before="0" w:after="283"/>
              <w:rPr/>
            </w:pPr>
            <w:r>
              <w:rPr/>
              <w:t xml:space="preserve">TAGGGTTAGGG </w:t>
            </w:r>
            <w:bookmarkStart w:id="169" w:name="TBL-1-12-2"/>
            <w:bookmarkEnd w:id="169"/>
          </w:p>
        </w:tc>
        <w:tc>
          <w:tcPr>
            <w:tcW w:w="895" w:type="dxa"/>
            <w:tcBorders/>
            <w:shd w:color="auto" w:fill="auto" w:val="clear"/>
            <w:vAlign w:val="center"/>
          </w:tcPr>
          <w:p>
            <w:pPr>
              <w:pStyle w:val="TableContents"/>
              <w:spacing w:before="0" w:after="283"/>
              <w:rPr/>
            </w:pPr>
            <w:r>
              <w:rPr/>
              <w:t xml:space="preserve">q </w:t>
            </w:r>
            <w:bookmarkStart w:id="170" w:name="TBL-1-12-3"/>
            <w:bookmarkEnd w:id="170"/>
          </w:p>
        </w:tc>
        <w:tc>
          <w:tcPr>
            <w:tcW w:w="1081" w:type="dxa"/>
            <w:tcBorders/>
            <w:shd w:color="auto" w:fill="auto" w:val="clear"/>
            <w:vAlign w:val="center"/>
          </w:tcPr>
          <w:p>
            <w:pPr>
              <w:pStyle w:val="TableContents"/>
              <w:spacing w:before="0" w:after="283"/>
              <w:rPr/>
            </w:pPr>
            <w:r>
              <w:rPr/>
              <w:t>0.003597</w:t>
            </w:r>
            <w:bookmarkStart w:id="171" w:name="TBL-1-12-4"/>
            <w:bookmarkEnd w:id="171"/>
          </w:p>
        </w:tc>
        <w:tc>
          <w:tcPr>
            <w:tcW w:w="1168" w:type="dxa"/>
            <w:tcBorders/>
            <w:shd w:color="auto" w:fill="auto" w:val="clear"/>
            <w:vAlign w:val="center"/>
          </w:tcPr>
          <w:p>
            <w:pPr>
              <w:pStyle w:val="TableContents"/>
              <w:spacing w:before="0" w:after="283"/>
              <w:rPr/>
            </w:pPr>
            <w:r>
              <w:rPr/>
              <w:t>0.003075</w:t>
            </w:r>
            <w:bookmarkStart w:id="172" w:name="TBL-1-12-5"/>
            <w:bookmarkEnd w:id="172"/>
          </w:p>
        </w:tc>
        <w:tc>
          <w:tcPr>
            <w:tcW w:w="1085" w:type="dxa"/>
            <w:tcBorders/>
            <w:shd w:color="auto" w:fill="auto" w:val="clear"/>
            <w:vAlign w:val="center"/>
          </w:tcPr>
          <w:p>
            <w:pPr>
              <w:pStyle w:val="TableContents"/>
              <w:spacing w:before="0" w:after="283"/>
              <w:rPr/>
            </w:pPr>
            <w:r>
              <w:rPr/>
              <w:t>0.004034</w:t>
            </w:r>
            <w:bookmarkStart w:id="173" w:name="TBL-1-12-6"/>
            <w:bookmarkEnd w:id="173"/>
          </w:p>
        </w:tc>
        <w:tc>
          <w:tcPr>
            <w:tcW w:w="3328" w:type="dxa"/>
            <w:tcBorders/>
            <w:shd w:color="auto" w:fill="auto" w:val="clear"/>
            <w:vAlign w:val="center"/>
          </w:tcPr>
          <w:p>
            <w:pPr>
              <w:pStyle w:val="TableContents"/>
              <w:spacing w:before="0" w:after="283"/>
              <w:rPr/>
            </w:pPr>
            <w:r>
              <w:rPr/>
              <w:t xml:space="preserve">4.60e-37 </w:t>
            </w:r>
            <w:bookmarkStart w:id="174" w:name="TBL-1-13-"/>
            <w:bookmarkStart w:id="175" w:name="TBL-1-13-1"/>
            <w:bookmarkEnd w:id="174"/>
            <w:bookmarkEnd w:id="175"/>
          </w:p>
        </w:tc>
      </w:tr>
      <w:tr>
        <w:trPr/>
        <w:tc>
          <w:tcPr>
            <w:tcW w:w="2256" w:type="dxa"/>
            <w:tcBorders/>
            <w:shd w:color="auto" w:fill="auto" w:val="clear"/>
            <w:vAlign w:val="center"/>
          </w:tcPr>
          <w:p>
            <w:pPr>
              <w:pStyle w:val="TableContents"/>
              <w:spacing w:before="0" w:after="283"/>
              <w:rPr/>
            </w:pPr>
            <w:r>
              <w:rPr/>
              <w:t xml:space="preserve">TTGGG </w:t>
            </w:r>
            <w:bookmarkStart w:id="176" w:name="TBL-1-13-2"/>
            <w:bookmarkEnd w:id="176"/>
          </w:p>
        </w:tc>
        <w:tc>
          <w:tcPr>
            <w:tcW w:w="895" w:type="dxa"/>
            <w:tcBorders/>
            <w:shd w:color="auto" w:fill="auto" w:val="clear"/>
            <w:vAlign w:val="center"/>
          </w:tcPr>
          <w:p>
            <w:pPr>
              <w:pStyle w:val="TableContents"/>
              <w:spacing w:before="0" w:after="283"/>
              <w:rPr/>
            </w:pPr>
            <w:r>
              <w:rPr/>
              <w:t xml:space="preserve">q </w:t>
            </w:r>
            <w:bookmarkStart w:id="177" w:name="TBL-1-13-3"/>
            <w:bookmarkEnd w:id="177"/>
          </w:p>
        </w:tc>
        <w:tc>
          <w:tcPr>
            <w:tcW w:w="1081" w:type="dxa"/>
            <w:tcBorders/>
            <w:shd w:color="auto" w:fill="auto" w:val="clear"/>
            <w:vAlign w:val="center"/>
          </w:tcPr>
          <w:p>
            <w:pPr>
              <w:pStyle w:val="TableContents"/>
              <w:spacing w:before="0" w:after="283"/>
              <w:rPr/>
            </w:pPr>
            <w:r>
              <w:rPr/>
              <w:t>0.002112</w:t>
            </w:r>
            <w:bookmarkStart w:id="178" w:name="TBL-1-13-4"/>
            <w:bookmarkEnd w:id="178"/>
          </w:p>
        </w:tc>
        <w:tc>
          <w:tcPr>
            <w:tcW w:w="1168" w:type="dxa"/>
            <w:tcBorders/>
            <w:shd w:color="auto" w:fill="auto" w:val="clear"/>
            <w:vAlign w:val="center"/>
          </w:tcPr>
          <w:p>
            <w:pPr>
              <w:pStyle w:val="TableContents"/>
              <w:spacing w:before="0" w:after="283"/>
              <w:rPr/>
            </w:pPr>
            <w:r>
              <w:rPr/>
              <w:t>0.000966</w:t>
            </w:r>
            <w:bookmarkStart w:id="179" w:name="TBL-1-13-5"/>
            <w:bookmarkEnd w:id="179"/>
          </w:p>
        </w:tc>
        <w:tc>
          <w:tcPr>
            <w:tcW w:w="1085" w:type="dxa"/>
            <w:tcBorders/>
            <w:shd w:color="auto" w:fill="auto" w:val="clear"/>
            <w:vAlign w:val="center"/>
          </w:tcPr>
          <w:p>
            <w:pPr>
              <w:pStyle w:val="TableContents"/>
              <w:spacing w:before="0" w:after="283"/>
              <w:rPr/>
            </w:pPr>
            <w:r>
              <w:rPr/>
              <w:t>0.002253</w:t>
            </w:r>
            <w:bookmarkStart w:id="180" w:name="TBL-1-13-6"/>
            <w:bookmarkEnd w:id="180"/>
          </w:p>
        </w:tc>
        <w:tc>
          <w:tcPr>
            <w:tcW w:w="3328" w:type="dxa"/>
            <w:tcBorders/>
            <w:shd w:color="auto" w:fill="auto" w:val="clear"/>
            <w:vAlign w:val="center"/>
          </w:tcPr>
          <w:p>
            <w:pPr>
              <w:pStyle w:val="TableContents"/>
              <w:spacing w:before="0" w:after="283"/>
              <w:rPr/>
            </w:pPr>
            <w:r>
              <w:rPr/>
              <w:t xml:space="preserve">3.79e-12 </w:t>
            </w:r>
            <w:bookmarkStart w:id="181" w:name="TBL-1-14-"/>
            <w:bookmarkStart w:id="182" w:name="TBL-1-14-1"/>
            <w:bookmarkEnd w:id="181"/>
            <w:bookmarkEnd w:id="182"/>
          </w:p>
        </w:tc>
      </w:tr>
      <w:tr>
        <w:trPr/>
        <w:tc>
          <w:tcPr>
            <w:tcW w:w="2256" w:type="dxa"/>
            <w:tcBorders/>
            <w:shd w:color="auto" w:fill="auto" w:val="clear"/>
            <w:vAlign w:val="center"/>
          </w:tcPr>
          <w:p>
            <w:pPr>
              <w:pStyle w:val="TableContents"/>
              <w:spacing w:before="0" w:after="283"/>
              <w:rPr/>
            </w:pPr>
            <w:r>
              <w:rPr/>
              <w:t xml:space="preserve">TTAAGGG </w:t>
            </w:r>
            <w:bookmarkStart w:id="183" w:name="TBL-1-14-2"/>
            <w:bookmarkEnd w:id="183"/>
          </w:p>
        </w:tc>
        <w:tc>
          <w:tcPr>
            <w:tcW w:w="895" w:type="dxa"/>
            <w:tcBorders/>
            <w:shd w:color="auto" w:fill="auto" w:val="clear"/>
            <w:vAlign w:val="center"/>
          </w:tcPr>
          <w:p>
            <w:pPr>
              <w:pStyle w:val="TableContents"/>
              <w:spacing w:before="0" w:after="283"/>
              <w:rPr/>
            </w:pPr>
            <w:r>
              <w:rPr/>
              <w:t xml:space="preserve">q </w:t>
            </w:r>
            <w:bookmarkStart w:id="184" w:name="TBL-1-14-3"/>
            <w:bookmarkEnd w:id="184"/>
          </w:p>
        </w:tc>
        <w:tc>
          <w:tcPr>
            <w:tcW w:w="1081" w:type="dxa"/>
            <w:tcBorders/>
            <w:shd w:color="auto" w:fill="auto" w:val="clear"/>
            <w:vAlign w:val="center"/>
          </w:tcPr>
          <w:p>
            <w:pPr>
              <w:pStyle w:val="TableContents"/>
              <w:spacing w:before="0" w:after="283"/>
              <w:rPr/>
            </w:pPr>
            <w:r>
              <w:rPr/>
              <w:t>0.001827</w:t>
            </w:r>
            <w:bookmarkStart w:id="185" w:name="TBL-1-14-4"/>
            <w:bookmarkEnd w:id="185"/>
          </w:p>
        </w:tc>
        <w:tc>
          <w:tcPr>
            <w:tcW w:w="1168" w:type="dxa"/>
            <w:tcBorders/>
            <w:shd w:color="auto" w:fill="auto" w:val="clear"/>
            <w:vAlign w:val="center"/>
          </w:tcPr>
          <w:p>
            <w:pPr>
              <w:pStyle w:val="TableContents"/>
              <w:spacing w:before="0" w:after="283"/>
              <w:rPr/>
            </w:pPr>
            <w:r>
              <w:rPr/>
              <w:t>0.002942</w:t>
            </w:r>
            <w:bookmarkStart w:id="186" w:name="TBL-1-14-5"/>
            <w:bookmarkEnd w:id="186"/>
          </w:p>
        </w:tc>
        <w:tc>
          <w:tcPr>
            <w:tcW w:w="1085" w:type="dxa"/>
            <w:tcBorders/>
            <w:shd w:color="auto" w:fill="auto" w:val="clear"/>
            <w:vAlign w:val="center"/>
          </w:tcPr>
          <w:p>
            <w:pPr>
              <w:pStyle w:val="TableContents"/>
              <w:spacing w:before="0" w:after="283"/>
              <w:rPr/>
            </w:pPr>
            <w:r>
              <w:rPr/>
              <w:t>0.002856</w:t>
            </w:r>
            <w:bookmarkStart w:id="187" w:name="TBL-1-14-6"/>
            <w:bookmarkEnd w:id="187"/>
          </w:p>
        </w:tc>
        <w:tc>
          <w:tcPr>
            <w:tcW w:w="3328" w:type="dxa"/>
            <w:tcBorders/>
            <w:shd w:color="auto" w:fill="auto" w:val="clear"/>
            <w:vAlign w:val="center"/>
          </w:tcPr>
          <w:p>
            <w:pPr>
              <w:pStyle w:val="TableContents"/>
              <w:spacing w:before="0" w:after="283"/>
              <w:rPr/>
            </w:pPr>
            <w:r>
              <w:rPr/>
              <w:t xml:space="preserve">8.68e-26 </w:t>
            </w:r>
            <w:bookmarkStart w:id="188" w:name="TBL-1-15-"/>
            <w:bookmarkStart w:id="189" w:name="TBL-1-15-1"/>
            <w:bookmarkEnd w:id="188"/>
            <w:bookmarkEnd w:id="189"/>
          </w:p>
        </w:tc>
      </w:tr>
      <w:tr>
        <w:trPr/>
        <w:tc>
          <w:tcPr>
            <w:tcW w:w="2256" w:type="dxa"/>
            <w:tcBorders/>
            <w:shd w:color="auto" w:fill="auto" w:val="clear"/>
            <w:vAlign w:val="center"/>
          </w:tcPr>
          <w:p>
            <w:pPr>
              <w:pStyle w:val="TableContents"/>
              <w:spacing w:before="0" w:after="283"/>
              <w:rPr/>
            </w:pPr>
            <w:r>
              <w:rPr/>
              <w:t xml:space="preserve">TTGGGTTAGGG </w:t>
            </w:r>
            <w:bookmarkStart w:id="190" w:name="TBL-1-15-2"/>
            <w:bookmarkEnd w:id="190"/>
          </w:p>
        </w:tc>
        <w:tc>
          <w:tcPr>
            <w:tcW w:w="895" w:type="dxa"/>
            <w:tcBorders/>
            <w:shd w:color="auto" w:fill="auto" w:val="clear"/>
            <w:vAlign w:val="center"/>
          </w:tcPr>
          <w:p>
            <w:pPr>
              <w:pStyle w:val="TableContents"/>
              <w:spacing w:before="0" w:after="283"/>
              <w:rPr/>
            </w:pPr>
            <w:r>
              <w:rPr/>
              <w:t xml:space="preserve">q </w:t>
            </w:r>
            <w:bookmarkStart w:id="191" w:name="TBL-1-15-3"/>
            <w:bookmarkEnd w:id="191"/>
          </w:p>
        </w:tc>
        <w:tc>
          <w:tcPr>
            <w:tcW w:w="1081" w:type="dxa"/>
            <w:tcBorders/>
            <w:shd w:color="auto" w:fill="auto" w:val="clear"/>
            <w:vAlign w:val="center"/>
          </w:tcPr>
          <w:p>
            <w:pPr>
              <w:pStyle w:val="TableContents"/>
              <w:spacing w:before="0" w:after="283"/>
              <w:rPr/>
            </w:pPr>
            <w:r>
              <w:rPr/>
              <w:t>0.001317</w:t>
            </w:r>
            <w:bookmarkStart w:id="192" w:name="TBL-1-15-4"/>
            <w:bookmarkEnd w:id="192"/>
          </w:p>
        </w:tc>
        <w:tc>
          <w:tcPr>
            <w:tcW w:w="1168" w:type="dxa"/>
            <w:tcBorders/>
            <w:shd w:color="auto" w:fill="auto" w:val="clear"/>
            <w:vAlign w:val="center"/>
          </w:tcPr>
          <w:p>
            <w:pPr>
              <w:pStyle w:val="TableContents"/>
              <w:spacing w:before="0" w:after="283"/>
              <w:rPr/>
            </w:pPr>
            <w:r>
              <w:rPr/>
              <w:t>0.000530</w:t>
            </w:r>
            <w:bookmarkStart w:id="193" w:name="TBL-1-15-5"/>
            <w:bookmarkEnd w:id="193"/>
          </w:p>
        </w:tc>
        <w:tc>
          <w:tcPr>
            <w:tcW w:w="1085" w:type="dxa"/>
            <w:tcBorders/>
            <w:shd w:color="auto" w:fill="auto" w:val="clear"/>
            <w:vAlign w:val="center"/>
          </w:tcPr>
          <w:p>
            <w:pPr>
              <w:pStyle w:val="TableContents"/>
              <w:spacing w:before="0" w:after="283"/>
              <w:rPr/>
            </w:pPr>
            <w:r>
              <w:rPr/>
              <w:t>0.001532</w:t>
            </w:r>
            <w:bookmarkStart w:id="194" w:name="TBL-1-15-6"/>
            <w:bookmarkEnd w:id="194"/>
          </w:p>
        </w:tc>
        <w:tc>
          <w:tcPr>
            <w:tcW w:w="3328" w:type="dxa"/>
            <w:tcBorders/>
            <w:shd w:color="auto" w:fill="auto" w:val="clear"/>
            <w:vAlign w:val="center"/>
          </w:tcPr>
          <w:p>
            <w:pPr>
              <w:pStyle w:val="TableContents"/>
              <w:spacing w:before="0" w:after="283"/>
              <w:rPr/>
            </w:pPr>
            <w:r>
              <w:rPr/>
              <w:t xml:space="preserve">3.67e-20 </w:t>
            </w:r>
            <w:bookmarkStart w:id="195" w:name="TBL-1-16-"/>
            <w:bookmarkStart w:id="196" w:name="TBL-1-16-1"/>
            <w:bookmarkEnd w:id="195"/>
            <w:bookmarkEnd w:id="196"/>
          </w:p>
        </w:tc>
      </w:tr>
      <w:tr>
        <w:trPr/>
        <w:tc>
          <w:tcPr>
            <w:tcW w:w="2256" w:type="dxa"/>
            <w:tcBorders/>
            <w:shd w:color="auto" w:fill="auto" w:val="clear"/>
            <w:vAlign w:val="center"/>
          </w:tcPr>
          <w:p>
            <w:pPr>
              <w:pStyle w:val="TableContents"/>
              <w:spacing w:before="0" w:after="283"/>
              <w:rPr/>
            </w:pPr>
            <w:r>
              <w:rPr/>
              <w:t xml:space="preserve">TTAGGGTTTAGGG </w:t>
            </w:r>
            <w:bookmarkStart w:id="197" w:name="TBL-1-16-2"/>
            <w:bookmarkEnd w:id="197"/>
          </w:p>
        </w:tc>
        <w:tc>
          <w:tcPr>
            <w:tcW w:w="895" w:type="dxa"/>
            <w:tcBorders/>
            <w:shd w:color="auto" w:fill="auto" w:val="clear"/>
            <w:vAlign w:val="center"/>
          </w:tcPr>
          <w:p>
            <w:pPr>
              <w:pStyle w:val="TableContents"/>
              <w:spacing w:before="0" w:after="283"/>
              <w:rPr/>
            </w:pPr>
            <w:r>
              <w:rPr/>
              <w:t xml:space="preserve">q </w:t>
            </w:r>
            <w:bookmarkStart w:id="198" w:name="TBL-1-16-3"/>
            <w:bookmarkEnd w:id="198"/>
          </w:p>
        </w:tc>
        <w:tc>
          <w:tcPr>
            <w:tcW w:w="1081" w:type="dxa"/>
            <w:tcBorders/>
            <w:shd w:color="auto" w:fill="auto" w:val="clear"/>
            <w:vAlign w:val="center"/>
          </w:tcPr>
          <w:p>
            <w:pPr>
              <w:pStyle w:val="TableContents"/>
              <w:spacing w:before="0" w:after="283"/>
              <w:rPr/>
            </w:pPr>
            <w:r>
              <w:rPr/>
              <w:t>0.001104</w:t>
            </w:r>
            <w:bookmarkStart w:id="199" w:name="TBL-1-16-4"/>
            <w:bookmarkEnd w:id="199"/>
          </w:p>
        </w:tc>
        <w:tc>
          <w:tcPr>
            <w:tcW w:w="1168" w:type="dxa"/>
            <w:tcBorders/>
            <w:shd w:color="auto" w:fill="auto" w:val="clear"/>
            <w:vAlign w:val="center"/>
          </w:tcPr>
          <w:p>
            <w:pPr>
              <w:pStyle w:val="TableContents"/>
              <w:spacing w:before="0" w:after="283"/>
              <w:rPr/>
            </w:pPr>
            <w:r>
              <w:rPr/>
              <w:t>0.001442</w:t>
            </w:r>
            <w:bookmarkStart w:id="200" w:name="TBL-1-16-5"/>
            <w:bookmarkEnd w:id="200"/>
          </w:p>
        </w:tc>
        <w:tc>
          <w:tcPr>
            <w:tcW w:w="1085" w:type="dxa"/>
            <w:tcBorders/>
            <w:shd w:color="auto" w:fill="auto" w:val="clear"/>
            <w:vAlign w:val="center"/>
          </w:tcPr>
          <w:p>
            <w:pPr>
              <w:pStyle w:val="TableContents"/>
              <w:spacing w:before="0" w:after="283"/>
              <w:rPr/>
            </w:pPr>
            <w:r>
              <w:rPr/>
              <w:t>0.001486</w:t>
            </w:r>
            <w:bookmarkStart w:id="201" w:name="TBL-1-16-6"/>
            <w:bookmarkEnd w:id="201"/>
          </w:p>
        </w:tc>
        <w:tc>
          <w:tcPr>
            <w:tcW w:w="3328" w:type="dxa"/>
            <w:tcBorders/>
            <w:shd w:color="auto" w:fill="auto" w:val="clear"/>
            <w:vAlign w:val="center"/>
          </w:tcPr>
          <w:p>
            <w:pPr>
              <w:pStyle w:val="TableContents"/>
              <w:spacing w:before="0" w:after="283"/>
              <w:rPr/>
            </w:pPr>
            <w:r>
              <w:rPr/>
              <w:t xml:space="preserve">1.66e-22 </w:t>
            </w:r>
            <w:bookmarkStart w:id="202" w:name="TBL-1-17-"/>
            <w:bookmarkStart w:id="203" w:name="TBL-1-17-1"/>
            <w:bookmarkEnd w:id="202"/>
            <w:bookmarkEnd w:id="203"/>
          </w:p>
        </w:tc>
      </w:tr>
      <w:tr>
        <w:trPr/>
        <w:tc>
          <w:tcPr>
            <w:tcW w:w="2256" w:type="dxa"/>
            <w:tcBorders/>
            <w:shd w:color="auto" w:fill="auto" w:val="clear"/>
            <w:vAlign w:val="center"/>
          </w:tcPr>
          <w:p>
            <w:pPr>
              <w:pStyle w:val="TableContents"/>
              <w:spacing w:before="0" w:after="283"/>
              <w:rPr/>
            </w:pPr>
            <w:r>
              <w:rPr/>
              <w:t xml:space="preserve">TTAGGGTTAAGGG </w:t>
            </w:r>
            <w:bookmarkStart w:id="204" w:name="TBL-1-17-2"/>
            <w:bookmarkEnd w:id="204"/>
          </w:p>
        </w:tc>
        <w:tc>
          <w:tcPr>
            <w:tcW w:w="895" w:type="dxa"/>
            <w:tcBorders/>
            <w:shd w:color="auto" w:fill="auto" w:val="clear"/>
            <w:vAlign w:val="center"/>
          </w:tcPr>
          <w:p>
            <w:pPr>
              <w:pStyle w:val="TableContents"/>
              <w:spacing w:before="0" w:after="283"/>
              <w:rPr/>
            </w:pPr>
            <w:r>
              <w:rPr/>
              <w:t xml:space="preserve">q </w:t>
            </w:r>
            <w:bookmarkStart w:id="205" w:name="TBL-1-17-3"/>
            <w:bookmarkEnd w:id="205"/>
          </w:p>
        </w:tc>
        <w:tc>
          <w:tcPr>
            <w:tcW w:w="1081" w:type="dxa"/>
            <w:tcBorders/>
            <w:shd w:color="auto" w:fill="auto" w:val="clear"/>
            <w:vAlign w:val="center"/>
          </w:tcPr>
          <w:p>
            <w:pPr>
              <w:pStyle w:val="TableContents"/>
              <w:spacing w:before="0" w:after="283"/>
              <w:rPr/>
            </w:pPr>
            <w:r>
              <w:rPr/>
              <w:t>0.000490</w:t>
            </w:r>
            <w:bookmarkStart w:id="206" w:name="TBL-1-17-4"/>
            <w:bookmarkEnd w:id="206"/>
          </w:p>
        </w:tc>
        <w:tc>
          <w:tcPr>
            <w:tcW w:w="1168" w:type="dxa"/>
            <w:tcBorders/>
            <w:shd w:color="auto" w:fill="auto" w:val="clear"/>
            <w:vAlign w:val="center"/>
          </w:tcPr>
          <w:p>
            <w:pPr>
              <w:pStyle w:val="TableContents"/>
              <w:spacing w:before="0" w:after="283"/>
              <w:rPr/>
            </w:pPr>
            <w:r>
              <w:rPr/>
              <w:t>0.001690</w:t>
            </w:r>
            <w:bookmarkStart w:id="207" w:name="TBL-1-17-5"/>
            <w:bookmarkEnd w:id="207"/>
          </w:p>
        </w:tc>
        <w:tc>
          <w:tcPr>
            <w:tcW w:w="1085" w:type="dxa"/>
            <w:tcBorders/>
            <w:shd w:color="auto" w:fill="auto" w:val="clear"/>
            <w:vAlign w:val="center"/>
          </w:tcPr>
          <w:p>
            <w:pPr>
              <w:pStyle w:val="TableContents"/>
              <w:spacing w:before="0" w:after="283"/>
              <w:rPr/>
            </w:pPr>
            <w:r>
              <w:rPr/>
              <w:t>0.000495</w:t>
            </w:r>
            <w:bookmarkStart w:id="208" w:name="TBL-1-17-6"/>
            <w:bookmarkEnd w:id="208"/>
          </w:p>
        </w:tc>
        <w:tc>
          <w:tcPr>
            <w:tcW w:w="3328" w:type="dxa"/>
            <w:tcBorders/>
            <w:shd w:color="auto" w:fill="auto" w:val="clear"/>
            <w:vAlign w:val="center"/>
          </w:tcPr>
          <w:p>
            <w:pPr>
              <w:pStyle w:val="TableContents"/>
              <w:spacing w:before="0" w:after="283"/>
              <w:rPr/>
            </w:pPr>
            <w:r>
              <w:rPr/>
              <w:t xml:space="preserve">1.00e-15 </w:t>
            </w:r>
            <w:bookmarkStart w:id="209" w:name="TBL-1-18-"/>
            <w:bookmarkStart w:id="210" w:name="TBL-1-18-1"/>
            <w:bookmarkEnd w:id="209"/>
            <w:bookmarkEnd w:id="210"/>
          </w:p>
        </w:tc>
      </w:tr>
      <w:tr>
        <w:trPr/>
        <w:tc>
          <w:tcPr>
            <w:tcW w:w="2256" w:type="dxa"/>
            <w:tcBorders/>
            <w:shd w:color="auto" w:fill="auto" w:val="clear"/>
            <w:vAlign w:val="center"/>
          </w:tcPr>
          <w:p>
            <w:pPr>
              <w:pStyle w:val="TableContents"/>
              <w:spacing w:before="0" w:after="283"/>
              <w:rPr/>
            </w:pPr>
            <w:r>
              <w:rPr/>
              <w:t xml:space="preserve">TTAGGGGG </w:t>
            </w:r>
            <w:bookmarkStart w:id="211" w:name="TBL-1-18-2"/>
            <w:bookmarkEnd w:id="211"/>
          </w:p>
        </w:tc>
        <w:tc>
          <w:tcPr>
            <w:tcW w:w="895" w:type="dxa"/>
            <w:tcBorders/>
            <w:shd w:color="auto" w:fill="auto" w:val="clear"/>
            <w:vAlign w:val="center"/>
          </w:tcPr>
          <w:p>
            <w:pPr>
              <w:pStyle w:val="TableContents"/>
              <w:spacing w:before="0" w:after="283"/>
              <w:rPr/>
            </w:pPr>
            <w:r>
              <w:rPr/>
              <w:t xml:space="preserve">q </w:t>
            </w:r>
            <w:bookmarkStart w:id="212" w:name="TBL-1-18-3"/>
            <w:bookmarkEnd w:id="212"/>
          </w:p>
        </w:tc>
        <w:tc>
          <w:tcPr>
            <w:tcW w:w="1081" w:type="dxa"/>
            <w:tcBorders/>
            <w:shd w:color="auto" w:fill="auto" w:val="clear"/>
            <w:vAlign w:val="center"/>
          </w:tcPr>
          <w:p>
            <w:pPr>
              <w:pStyle w:val="TableContents"/>
              <w:spacing w:before="0" w:after="283"/>
              <w:rPr/>
            </w:pPr>
            <w:r>
              <w:rPr/>
              <w:t>0.000358</w:t>
            </w:r>
            <w:bookmarkStart w:id="213" w:name="TBL-1-18-4"/>
            <w:bookmarkEnd w:id="213"/>
          </w:p>
        </w:tc>
        <w:tc>
          <w:tcPr>
            <w:tcW w:w="1168" w:type="dxa"/>
            <w:tcBorders/>
            <w:shd w:color="auto" w:fill="auto" w:val="clear"/>
            <w:vAlign w:val="center"/>
          </w:tcPr>
          <w:p>
            <w:pPr>
              <w:pStyle w:val="TableContents"/>
              <w:spacing w:before="0" w:after="283"/>
              <w:rPr/>
            </w:pPr>
            <w:r>
              <w:rPr/>
              <w:t>0.001613</w:t>
            </w:r>
            <w:bookmarkStart w:id="214" w:name="TBL-1-18-5"/>
            <w:bookmarkEnd w:id="214"/>
          </w:p>
        </w:tc>
        <w:tc>
          <w:tcPr>
            <w:tcW w:w="1085" w:type="dxa"/>
            <w:tcBorders/>
            <w:shd w:color="auto" w:fill="auto" w:val="clear"/>
            <w:vAlign w:val="center"/>
          </w:tcPr>
          <w:p>
            <w:pPr>
              <w:pStyle w:val="TableContents"/>
              <w:spacing w:before="0" w:after="283"/>
              <w:rPr/>
            </w:pPr>
            <w:r>
              <w:rPr/>
              <w:t>0.000526</w:t>
            </w:r>
            <w:bookmarkStart w:id="215" w:name="TBL-1-18-6"/>
            <w:bookmarkEnd w:id="215"/>
          </w:p>
        </w:tc>
        <w:tc>
          <w:tcPr>
            <w:tcW w:w="3328" w:type="dxa"/>
            <w:tcBorders/>
            <w:shd w:color="auto" w:fill="auto" w:val="clear"/>
            <w:vAlign w:val="center"/>
          </w:tcPr>
          <w:p>
            <w:pPr>
              <w:pStyle w:val="TableContents"/>
              <w:spacing w:before="0" w:after="283"/>
              <w:rPr/>
            </w:pPr>
            <w:r>
              <w:rPr/>
              <w:t xml:space="preserve">0.00e+0 </w:t>
            </w:r>
            <w:bookmarkStart w:id="216" w:name="TBL-1-19-"/>
            <w:bookmarkStart w:id="217" w:name="TBL-1-19-1"/>
            <w:bookmarkEnd w:id="216"/>
            <w:bookmarkEnd w:id="217"/>
          </w:p>
        </w:tc>
      </w:tr>
      <w:tr>
        <w:trPr/>
        <w:tc>
          <w:tcPr>
            <w:tcW w:w="2256" w:type="dxa"/>
            <w:tcBorders/>
            <w:shd w:color="auto" w:fill="auto" w:val="clear"/>
            <w:vAlign w:val="center"/>
          </w:tcPr>
          <w:p>
            <w:pPr>
              <w:pStyle w:val="TableContents"/>
              <w:spacing w:before="0" w:after="283"/>
              <w:rPr/>
            </w:pPr>
            <w:r>
              <w:rPr/>
              <w:t xml:space="preserve">TTAGGGTTGTTAGGG </w:t>
            </w:r>
            <w:bookmarkStart w:id="218" w:name="TBL-1-19-2"/>
            <w:bookmarkEnd w:id="218"/>
          </w:p>
        </w:tc>
        <w:tc>
          <w:tcPr>
            <w:tcW w:w="895" w:type="dxa"/>
            <w:tcBorders/>
            <w:shd w:color="auto" w:fill="auto" w:val="clear"/>
            <w:vAlign w:val="center"/>
          </w:tcPr>
          <w:p>
            <w:pPr>
              <w:pStyle w:val="TableContents"/>
              <w:spacing w:before="0" w:after="283"/>
              <w:rPr/>
            </w:pPr>
            <w:r>
              <w:rPr/>
              <w:t xml:space="preserve">q </w:t>
            </w:r>
            <w:bookmarkStart w:id="219" w:name="TBL-1-19-3"/>
            <w:bookmarkEnd w:id="219"/>
          </w:p>
        </w:tc>
        <w:tc>
          <w:tcPr>
            <w:tcW w:w="1081" w:type="dxa"/>
            <w:tcBorders/>
            <w:shd w:color="auto" w:fill="auto" w:val="clear"/>
            <w:vAlign w:val="center"/>
          </w:tcPr>
          <w:p>
            <w:pPr>
              <w:pStyle w:val="TableContents"/>
              <w:spacing w:before="0" w:after="283"/>
              <w:rPr/>
            </w:pPr>
            <w:r>
              <w:rPr/>
              <w:t>0.000272</w:t>
            </w:r>
            <w:bookmarkStart w:id="220" w:name="TBL-1-19-4"/>
            <w:bookmarkEnd w:id="220"/>
          </w:p>
        </w:tc>
        <w:tc>
          <w:tcPr>
            <w:tcW w:w="1168" w:type="dxa"/>
            <w:tcBorders/>
            <w:shd w:color="auto" w:fill="auto" w:val="clear"/>
            <w:vAlign w:val="center"/>
          </w:tcPr>
          <w:p>
            <w:pPr>
              <w:pStyle w:val="TableContents"/>
              <w:spacing w:before="0" w:after="283"/>
              <w:rPr/>
            </w:pPr>
            <w:r>
              <w:rPr/>
              <w:t>0.000500</w:t>
            </w:r>
            <w:bookmarkStart w:id="221" w:name="TBL-1-19-5"/>
            <w:bookmarkEnd w:id="221"/>
          </w:p>
        </w:tc>
        <w:tc>
          <w:tcPr>
            <w:tcW w:w="1085" w:type="dxa"/>
            <w:tcBorders/>
            <w:shd w:color="auto" w:fill="auto" w:val="clear"/>
            <w:vAlign w:val="center"/>
          </w:tcPr>
          <w:p>
            <w:pPr>
              <w:pStyle w:val="TableContents"/>
              <w:spacing w:before="0" w:after="283"/>
              <w:rPr/>
            </w:pPr>
            <w:r>
              <w:rPr/>
              <w:t>0.000438</w:t>
            </w:r>
            <w:bookmarkStart w:id="222" w:name="TBL-1-19-6"/>
            <w:bookmarkEnd w:id="222"/>
          </w:p>
        </w:tc>
        <w:tc>
          <w:tcPr>
            <w:tcW w:w="3328" w:type="dxa"/>
            <w:tcBorders/>
            <w:shd w:color="auto" w:fill="auto" w:val="clear"/>
            <w:vAlign w:val="center"/>
          </w:tcPr>
          <w:p>
            <w:pPr>
              <w:pStyle w:val="TableContents"/>
              <w:spacing w:before="0" w:after="283"/>
              <w:rPr/>
            </w:pPr>
            <w:r>
              <w:rPr/>
              <w:t xml:space="preserve">2.13e-28 </w:t>
            </w:r>
            <w:bookmarkStart w:id="223" w:name="TBL-1-20-"/>
            <w:bookmarkStart w:id="224" w:name="TBL-1-20-1"/>
            <w:bookmarkEnd w:id="223"/>
            <w:bookmarkEnd w:id="224"/>
          </w:p>
        </w:tc>
      </w:tr>
      <w:tr>
        <w:trPr/>
        <w:tc>
          <w:tcPr>
            <w:tcW w:w="2256" w:type="dxa"/>
            <w:tcBorders/>
            <w:shd w:color="auto" w:fill="auto" w:val="clear"/>
            <w:vAlign w:val="center"/>
          </w:tcPr>
          <w:p>
            <w:pPr>
              <w:pStyle w:val="TableContents"/>
              <w:spacing w:before="0" w:after="283"/>
              <w:rPr/>
            </w:pPr>
            <w:r>
              <w:rPr/>
              <w:t xml:space="preserve">TTAGAGGG </w:t>
            </w:r>
            <w:bookmarkStart w:id="225" w:name="TBL-1-20-2"/>
            <w:bookmarkEnd w:id="225"/>
          </w:p>
        </w:tc>
        <w:tc>
          <w:tcPr>
            <w:tcW w:w="895" w:type="dxa"/>
            <w:tcBorders/>
            <w:shd w:color="auto" w:fill="auto" w:val="clear"/>
            <w:vAlign w:val="center"/>
          </w:tcPr>
          <w:p>
            <w:pPr>
              <w:pStyle w:val="TableContents"/>
              <w:spacing w:before="0" w:after="283"/>
              <w:rPr/>
            </w:pPr>
            <w:r>
              <w:rPr/>
              <w:t xml:space="preserve">q </w:t>
            </w:r>
            <w:bookmarkStart w:id="226" w:name="TBL-1-20-3"/>
            <w:bookmarkEnd w:id="226"/>
          </w:p>
        </w:tc>
        <w:tc>
          <w:tcPr>
            <w:tcW w:w="1081" w:type="dxa"/>
            <w:tcBorders/>
            <w:shd w:color="auto" w:fill="auto" w:val="clear"/>
            <w:vAlign w:val="center"/>
          </w:tcPr>
          <w:p>
            <w:pPr>
              <w:pStyle w:val="TableContents"/>
              <w:spacing w:before="0" w:after="283"/>
              <w:rPr/>
            </w:pPr>
            <w:r>
              <w:rPr/>
              <w:t>0.000146</w:t>
            </w:r>
            <w:bookmarkStart w:id="227" w:name="TBL-1-20-4"/>
            <w:bookmarkEnd w:id="227"/>
          </w:p>
        </w:tc>
        <w:tc>
          <w:tcPr>
            <w:tcW w:w="1168" w:type="dxa"/>
            <w:tcBorders/>
            <w:shd w:color="auto" w:fill="auto" w:val="clear"/>
            <w:vAlign w:val="center"/>
          </w:tcPr>
          <w:p>
            <w:pPr>
              <w:pStyle w:val="TableContents"/>
              <w:spacing w:before="0" w:after="283"/>
              <w:rPr/>
            </w:pPr>
            <w:r>
              <w:rPr/>
              <w:t>0.000046</w:t>
            </w:r>
            <w:bookmarkStart w:id="228" w:name="TBL-1-20-5"/>
            <w:bookmarkEnd w:id="228"/>
          </w:p>
        </w:tc>
        <w:tc>
          <w:tcPr>
            <w:tcW w:w="1085" w:type="dxa"/>
            <w:tcBorders/>
            <w:shd w:color="auto" w:fill="auto" w:val="clear"/>
            <w:vAlign w:val="center"/>
          </w:tcPr>
          <w:p>
            <w:pPr>
              <w:pStyle w:val="TableContents"/>
              <w:spacing w:before="0" w:after="283"/>
              <w:rPr/>
            </w:pPr>
            <w:r>
              <w:rPr/>
              <w:t>0.000103</w:t>
            </w:r>
            <w:bookmarkStart w:id="229" w:name="TBL-1-20-6"/>
            <w:bookmarkEnd w:id="229"/>
          </w:p>
        </w:tc>
        <w:tc>
          <w:tcPr>
            <w:tcW w:w="3328" w:type="dxa"/>
            <w:tcBorders/>
            <w:shd w:color="auto" w:fill="auto" w:val="clear"/>
            <w:vAlign w:val="center"/>
          </w:tcPr>
          <w:p>
            <w:pPr>
              <w:pStyle w:val="TableContents"/>
              <w:spacing w:before="0" w:after="283"/>
              <w:rPr/>
            </w:pPr>
            <w:r>
              <w:rPr/>
              <w:t xml:space="preserve">4.72e-3 </w:t>
            </w:r>
            <w:bookmarkStart w:id="230" w:name="TBL-1-21-"/>
            <w:bookmarkStart w:id="231" w:name="TBL-1-21-1"/>
            <w:bookmarkEnd w:id="230"/>
            <w:bookmarkEnd w:id="231"/>
          </w:p>
        </w:tc>
      </w:tr>
      <w:tr>
        <w:trPr/>
        <w:tc>
          <w:tcPr>
            <w:tcW w:w="2256" w:type="dxa"/>
            <w:tcBorders/>
            <w:shd w:color="auto" w:fill="auto" w:val="clear"/>
            <w:vAlign w:val="center"/>
          </w:tcPr>
          <w:p>
            <w:pPr>
              <w:pStyle w:val="TableContents"/>
              <w:spacing w:before="0" w:after="283"/>
              <w:rPr/>
            </w:pPr>
            <w:r>
              <w:rPr/>
              <w:t xml:space="preserve">TTGGGGTTGGGGG </w:t>
            </w:r>
            <w:bookmarkStart w:id="232" w:name="TBL-1-21-2"/>
            <w:bookmarkEnd w:id="232"/>
          </w:p>
        </w:tc>
        <w:tc>
          <w:tcPr>
            <w:tcW w:w="895" w:type="dxa"/>
            <w:tcBorders/>
            <w:shd w:color="auto" w:fill="auto" w:val="clear"/>
            <w:vAlign w:val="center"/>
          </w:tcPr>
          <w:p>
            <w:pPr>
              <w:pStyle w:val="TableContents"/>
              <w:spacing w:before="0" w:after="283"/>
              <w:rPr/>
            </w:pPr>
            <w:r>
              <w:rPr/>
              <w:t xml:space="preserve">q </w:t>
            </w:r>
            <w:bookmarkStart w:id="233" w:name="TBL-1-21-3"/>
            <w:bookmarkEnd w:id="233"/>
          </w:p>
        </w:tc>
        <w:tc>
          <w:tcPr>
            <w:tcW w:w="1081" w:type="dxa"/>
            <w:tcBorders/>
            <w:shd w:color="auto" w:fill="auto" w:val="clear"/>
            <w:vAlign w:val="center"/>
          </w:tcPr>
          <w:p>
            <w:pPr>
              <w:pStyle w:val="TableContents"/>
              <w:spacing w:before="0" w:after="283"/>
              <w:rPr/>
            </w:pPr>
            <w:r>
              <w:rPr/>
              <w:t>0.000073</w:t>
            </w:r>
            <w:bookmarkStart w:id="234" w:name="TBL-1-21-4"/>
            <w:bookmarkEnd w:id="234"/>
          </w:p>
        </w:tc>
        <w:tc>
          <w:tcPr>
            <w:tcW w:w="1168" w:type="dxa"/>
            <w:tcBorders/>
            <w:shd w:color="auto" w:fill="auto" w:val="clear"/>
            <w:vAlign w:val="center"/>
          </w:tcPr>
          <w:p>
            <w:pPr>
              <w:pStyle w:val="TableContents"/>
              <w:spacing w:before="0" w:after="283"/>
              <w:rPr/>
            </w:pPr>
            <w:r>
              <w:rPr/>
              <w:t>0.000095</w:t>
            </w:r>
            <w:bookmarkStart w:id="235" w:name="TBL-1-21-5"/>
            <w:bookmarkEnd w:id="235"/>
          </w:p>
        </w:tc>
        <w:tc>
          <w:tcPr>
            <w:tcW w:w="1085" w:type="dxa"/>
            <w:tcBorders/>
            <w:shd w:color="auto" w:fill="auto" w:val="clear"/>
            <w:vAlign w:val="center"/>
          </w:tcPr>
          <w:p>
            <w:pPr>
              <w:pStyle w:val="TableContents"/>
              <w:spacing w:before="0" w:after="283"/>
              <w:rPr/>
            </w:pPr>
            <w:r>
              <w:rPr/>
              <w:t>0.000075</w:t>
            </w:r>
            <w:bookmarkStart w:id="236" w:name="TBL-1-21-6"/>
            <w:bookmarkEnd w:id="236"/>
          </w:p>
        </w:tc>
        <w:tc>
          <w:tcPr>
            <w:tcW w:w="3328" w:type="dxa"/>
            <w:tcBorders/>
            <w:shd w:color="auto" w:fill="auto" w:val="clear"/>
            <w:vAlign w:val="center"/>
          </w:tcPr>
          <w:p>
            <w:pPr>
              <w:pStyle w:val="TableContents"/>
              <w:spacing w:before="0" w:after="283"/>
              <w:rPr/>
            </w:pPr>
            <w:r>
              <w:rPr/>
              <w:t xml:space="preserve">2.35e-7 </w:t>
            </w:r>
            <w:bookmarkStart w:id="237" w:name="TBL-1-22-"/>
            <w:bookmarkStart w:id="238" w:name="TBL-1-22-1"/>
            <w:bookmarkEnd w:id="237"/>
            <w:bookmarkEnd w:id="238"/>
          </w:p>
        </w:tc>
      </w:tr>
      <w:tr>
        <w:trPr/>
        <w:tc>
          <w:tcPr>
            <w:tcW w:w="2256" w:type="dxa"/>
            <w:tcBorders/>
            <w:shd w:color="auto" w:fill="auto" w:val="clear"/>
            <w:vAlign w:val="center"/>
          </w:tcPr>
          <w:p>
            <w:pPr>
              <w:pStyle w:val="TableContents"/>
              <w:spacing w:before="0" w:after="283"/>
              <w:rPr/>
            </w:pPr>
            <w:r>
              <w:rPr/>
              <w:t>TGGTTAGGGTTAGGG</w:t>
            </w:r>
            <w:bookmarkStart w:id="239" w:name="TBL-1-22-2"/>
            <w:bookmarkEnd w:id="239"/>
          </w:p>
        </w:tc>
        <w:tc>
          <w:tcPr>
            <w:tcW w:w="895" w:type="dxa"/>
            <w:tcBorders/>
            <w:shd w:color="auto" w:fill="auto" w:val="clear"/>
            <w:vAlign w:val="center"/>
          </w:tcPr>
          <w:p>
            <w:pPr>
              <w:pStyle w:val="TableContents"/>
              <w:spacing w:before="0" w:after="283"/>
              <w:rPr/>
            </w:pPr>
            <w:r>
              <w:rPr/>
              <w:t xml:space="preserve">q </w:t>
            </w:r>
            <w:bookmarkStart w:id="240" w:name="TBL-1-22-3"/>
            <w:bookmarkEnd w:id="240"/>
          </w:p>
        </w:tc>
        <w:tc>
          <w:tcPr>
            <w:tcW w:w="1081" w:type="dxa"/>
            <w:tcBorders/>
            <w:shd w:color="auto" w:fill="auto" w:val="clear"/>
            <w:vAlign w:val="center"/>
          </w:tcPr>
          <w:p>
            <w:pPr>
              <w:pStyle w:val="TableContents"/>
              <w:spacing w:before="0" w:after="283"/>
              <w:rPr/>
            </w:pPr>
            <w:r>
              <w:rPr/>
              <w:t>0.000045</w:t>
            </w:r>
            <w:bookmarkStart w:id="241" w:name="TBL-1-22-4"/>
            <w:bookmarkEnd w:id="241"/>
          </w:p>
        </w:tc>
        <w:tc>
          <w:tcPr>
            <w:tcW w:w="1168" w:type="dxa"/>
            <w:tcBorders/>
            <w:shd w:color="auto" w:fill="auto" w:val="clear"/>
            <w:vAlign w:val="center"/>
          </w:tcPr>
          <w:p>
            <w:pPr>
              <w:pStyle w:val="TableContents"/>
              <w:spacing w:before="0" w:after="283"/>
              <w:rPr/>
            </w:pPr>
            <w:r>
              <w:rPr/>
              <w:t>0.000208</w:t>
            </w:r>
            <w:bookmarkStart w:id="242" w:name="TBL-1-22-5"/>
            <w:bookmarkEnd w:id="242"/>
          </w:p>
        </w:tc>
        <w:tc>
          <w:tcPr>
            <w:tcW w:w="1085" w:type="dxa"/>
            <w:tcBorders/>
            <w:shd w:color="auto" w:fill="auto" w:val="clear"/>
            <w:vAlign w:val="center"/>
          </w:tcPr>
          <w:p>
            <w:pPr>
              <w:pStyle w:val="TableContents"/>
              <w:spacing w:before="0" w:after="283"/>
              <w:rPr/>
            </w:pPr>
            <w:r>
              <w:rPr/>
              <w:t>0.000164</w:t>
            </w:r>
            <w:bookmarkStart w:id="243" w:name="TBL-1-22-6"/>
            <w:bookmarkEnd w:id="243"/>
          </w:p>
        </w:tc>
        <w:tc>
          <w:tcPr>
            <w:tcW w:w="3328" w:type="dxa"/>
            <w:tcBorders/>
            <w:shd w:color="auto" w:fill="auto" w:val="clear"/>
            <w:vAlign w:val="center"/>
          </w:tcPr>
          <w:p>
            <w:pPr>
              <w:pStyle w:val="TableContents"/>
              <w:spacing w:before="0" w:after="283"/>
              <w:rPr/>
            </w:pPr>
            <w:r>
              <w:rPr/>
              <w:t xml:space="preserve">1.62e-12 </w:t>
            </w:r>
            <w:bookmarkStart w:id="244" w:name="TBL-1-23-"/>
            <w:bookmarkStart w:id="245" w:name="TBL-1-23-1"/>
            <w:bookmarkEnd w:id="244"/>
            <w:bookmarkEnd w:id="245"/>
          </w:p>
        </w:tc>
      </w:tr>
      <w:tr>
        <w:trPr/>
        <w:tc>
          <w:tcPr>
            <w:tcW w:w="2256" w:type="dxa"/>
            <w:tcBorders/>
            <w:shd w:color="auto" w:fill="auto" w:val="clear"/>
            <w:vAlign w:val="center"/>
          </w:tcPr>
          <w:p>
            <w:pPr>
              <w:pStyle w:val="TableContents"/>
              <w:spacing w:before="0" w:after="283"/>
              <w:rPr/>
            </w:pPr>
            <w:r>
              <w:rPr/>
              <w:t xml:space="preserve">CCCTAA </w:t>
            </w:r>
            <w:bookmarkStart w:id="246" w:name="TBL-1-23-2"/>
            <w:bookmarkEnd w:id="246"/>
          </w:p>
        </w:tc>
        <w:tc>
          <w:tcPr>
            <w:tcW w:w="895" w:type="dxa"/>
            <w:tcBorders/>
            <w:shd w:color="auto" w:fill="auto" w:val="clear"/>
            <w:vAlign w:val="center"/>
          </w:tcPr>
          <w:p>
            <w:pPr>
              <w:pStyle w:val="TableContents"/>
              <w:spacing w:before="0" w:after="283"/>
              <w:rPr/>
            </w:pPr>
            <w:r>
              <w:rPr/>
              <w:t xml:space="preserve">p </w:t>
            </w:r>
            <w:bookmarkStart w:id="247" w:name="TBL-1-23-3"/>
            <w:bookmarkEnd w:id="247"/>
          </w:p>
        </w:tc>
        <w:tc>
          <w:tcPr>
            <w:tcW w:w="1081" w:type="dxa"/>
            <w:tcBorders/>
            <w:shd w:color="auto" w:fill="auto" w:val="clear"/>
            <w:vAlign w:val="center"/>
          </w:tcPr>
          <w:p>
            <w:pPr>
              <w:pStyle w:val="TableContents"/>
              <w:spacing w:before="0" w:after="283"/>
              <w:rPr/>
            </w:pPr>
            <w:r>
              <w:rPr/>
              <w:t>0.099720</w:t>
            </w:r>
            <w:bookmarkStart w:id="248" w:name="TBL-1-23-4"/>
            <w:bookmarkEnd w:id="248"/>
          </w:p>
        </w:tc>
        <w:tc>
          <w:tcPr>
            <w:tcW w:w="1168" w:type="dxa"/>
            <w:tcBorders/>
            <w:shd w:color="auto" w:fill="auto" w:val="clear"/>
            <w:vAlign w:val="center"/>
          </w:tcPr>
          <w:p>
            <w:pPr>
              <w:pStyle w:val="TableContents"/>
              <w:spacing w:before="0" w:after="283"/>
              <w:rPr/>
            </w:pPr>
            <w:r>
              <w:rPr/>
              <w:t>0.226981</w:t>
            </w:r>
            <w:bookmarkStart w:id="249" w:name="TBL-1-23-5"/>
            <w:bookmarkEnd w:id="249"/>
          </w:p>
        </w:tc>
        <w:tc>
          <w:tcPr>
            <w:tcW w:w="1085" w:type="dxa"/>
            <w:tcBorders/>
            <w:shd w:color="auto" w:fill="auto" w:val="clear"/>
            <w:vAlign w:val="center"/>
          </w:tcPr>
          <w:p>
            <w:pPr>
              <w:pStyle w:val="TableContents"/>
              <w:spacing w:before="0" w:after="283"/>
              <w:rPr/>
            </w:pPr>
            <w:r>
              <w:rPr/>
              <w:t>0.188396</w:t>
            </w:r>
            <w:bookmarkStart w:id="250" w:name="TBL-1-23-6"/>
            <w:bookmarkEnd w:id="250"/>
          </w:p>
        </w:tc>
        <w:tc>
          <w:tcPr>
            <w:tcW w:w="3328" w:type="dxa"/>
            <w:tcBorders/>
            <w:shd w:color="auto" w:fill="auto" w:val="clear"/>
            <w:vAlign w:val="center"/>
          </w:tcPr>
          <w:p>
            <w:pPr>
              <w:pStyle w:val="TableContents"/>
              <w:spacing w:before="0" w:after="283"/>
              <w:rPr/>
            </w:pPr>
            <w:r>
              <w:rPr/>
              <w:t xml:space="preserve">0.00e+0 </w:t>
            </w:r>
            <w:bookmarkStart w:id="251" w:name="TBL-1-24-"/>
            <w:bookmarkStart w:id="252" w:name="TBL-1-24-1"/>
            <w:bookmarkEnd w:id="251"/>
            <w:bookmarkEnd w:id="252"/>
          </w:p>
        </w:tc>
      </w:tr>
      <w:tr>
        <w:trPr/>
        <w:tc>
          <w:tcPr>
            <w:tcW w:w="2256" w:type="dxa"/>
            <w:tcBorders/>
            <w:shd w:color="auto" w:fill="auto" w:val="clear"/>
            <w:vAlign w:val="center"/>
          </w:tcPr>
          <w:p>
            <w:pPr>
              <w:pStyle w:val="TableContents"/>
              <w:spacing w:before="0" w:after="283"/>
              <w:rPr/>
            </w:pPr>
            <w:r>
              <w:rPr/>
              <w:t xml:space="preserve">CCCCAA </w:t>
            </w:r>
            <w:bookmarkStart w:id="253" w:name="TBL-1-24-2"/>
            <w:bookmarkEnd w:id="253"/>
          </w:p>
        </w:tc>
        <w:tc>
          <w:tcPr>
            <w:tcW w:w="895" w:type="dxa"/>
            <w:tcBorders/>
            <w:shd w:color="auto" w:fill="auto" w:val="clear"/>
            <w:vAlign w:val="center"/>
          </w:tcPr>
          <w:p>
            <w:pPr>
              <w:pStyle w:val="TableContents"/>
              <w:spacing w:before="0" w:after="283"/>
              <w:rPr/>
            </w:pPr>
            <w:r>
              <w:rPr/>
              <w:t xml:space="preserve">p </w:t>
            </w:r>
            <w:bookmarkStart w:id="254" w:name="TBL-1-24-3"/>
            <w:bookmarkEnd w:id="254"/>
          </w:p>
        </w:tc>
        <w:tc>
          <w:tcPr>
            <w:tcW w:w="1081" w:type="dxa"/>
            <w:tcBorders/>
            <w:shd w:color="auto" w:fill="auto" w:val="clear"/>
            <w:vAlign w:val="center"/>
          </w:tcPr>
          <w:p>
            <w:pPr>
              <w:pStyle w:val="TableContents"/>
              <w:spacing w:before="0" w:after="283"/>
              <w:rPr/>
            </w:pPr>
            <w:r>
              <w:rPr/>
              <w:t>0.010279</w:t>
            </w:r>
            <w:bookmarkStart w:id="255" w:name="TBL-1-24-4"/>
            <w:bookmarkEnd w:id="255"/>
          </w:p>
        </w:tc>
        <w:tc>
          <w:tcPr>
            <w:tcW w:w="1168" w:type="dxa"/>
            <w:tcBorders/>
            <w:shd w:color="auto" w:fill="auto" w:val="clear"/>
            <w:vAlign w:val="center"/>
          </w:tcPr>
          <w:p>
            <w:pPr>
              <w:pStyle w:val="TableContents"/>
              <w:spacing w:before="0" w:after="283"/>
              <w:rPr/>
            </w:pPr>
            <w:r>
              <w:rPr/>
              <w:t>0.010869</w:t>
            </w:r>
            <w:bookmarkStart w:id="256" w:name="TBL-1-24-5"/>
            <w:bookmarkEnd w:id="256"/>
          </w:p>
        </w:tc>
        <w:tc>
          <w:tcPr>
            <w:tcW w:w="1085" w:type="dxa"/>
            <w:tcBorders/>
            <w:shd w:color="auto" w:fill="auto" w:val="clear"/>
            <w:vAlign w:val="center"/>
          </w:tcPr>
          <w:p>
            <w:pPr>
              <w:pStyle w:val="TableContents"/>
              <w:spacing w:before="0" w:after="283"/>
              <w:rPr/>
            </w:pPr>
            <w:r>
              <w:rPr/>
              <w:t>0.007581</w:t>
            </w:r>
            <w:bookmarkStart w:id="257" w:name="TBL-1-24-6"/>
            <w:bookmarkEnd w:id="257"/>
          </w:p>
        </w:tc>
        <w:tc>
          <w:tcPr>
            <w:tcW w:w="3328" w:type="dxa"/>
            <w:tcBorders/>
            <w:shd w:color="auto" w:fill="auto" w:val="clear"/>
            <w:vAlign w:val="center"/>
          </w:tcPr>
          <w:p>
            <w:pPr>
              <w:pStyle w:val="TableContents"/>
              <w:spacing w:before="0" w:after="283"/>
              <w:rPr/>
            </w:pPr>
            <w:r>
              <w:rPr/>
              <w:t xml:space="preserve">5.65e-31 </w:t>
            </w:r>
            <w:bookmarkStart w:id="258" w:name="TBL-1-25-"/>
            <w:bookmarkStart w:id="259" w:name="TBL-1-25-1"/>
            <w:bookmarkEnd w:id="258"/>
            <w:bookmarkEnd w:id="259"/>
          </w:p>
        </w:tc>
      </w:tr>
      <w:tr>
        <w:trPr>
          <w:trHeight w:val="450" w:hRule="atLeast"/>
        </w:trPr>
        <w:tc>
          <w:tcPr>
            <w:tcW w:w="2256" w:type="dxa"/>
            <w:tcBorders/>
            <w:shd w:color="auto" w:fill="auto" w:val="clear"/>
          </w:tcPr>
          <w:p>
            <w:pPr>
              <w:pStyle w:val="TableContents"/>
              <w:spacing w:before="0" w:after="283"/>
              <w:rPr/>
            </w:pPr>
            <w:r>
              <w:rPr/>
              <w:t xml:space="preserve">CCCCTAA </w:t>
            </w:r>
            <w:bookmarkStart w:id="260" w:name="TBL-1-25-2"/>
            <w:bookmarkEnd w:id="260"/>
          </w:p>
        </w:tc>
        <w:tc>
          <w:tcPr>
            <w:tcW w:w="895" w:type="dxa"/>
            <w:tcBorders/>
            <w:shd w:color="auto" w:fill="auto" w:val="clear"/>
            <w:vAlign w:val="center"/>
          </w:tcPr>
          <w:p>
            <w:pPr>
              <w:pStyle w:val="TableContents"/>
              <w:spacing w:before="0" w:after="283"/>
              <w:rPr/>
            </w:pPr>
            <w:r>
              <w:rPr/>
              <w:t xml:space="preserve">p </w:t>
            </w:r>
            <w:bookmarkStart w:id="261" w:name="TBL-1-25-3"/>
            <w:bookmarkEnd w:id="261"/>
          </w:p>
        </w:tc>
        <w:tc>
          <w:tcPr>
            <w:tcW w:w="1081" w:type="dxa"/>
            <w:tcBorders/>
            <w:shd w:color="auto" w:fill="auto" w:val="clear"/>
          </w:tcPr>
          <w:p>
            <w:pPr>
              <w:pStyle w:val="TableContents"/>
              <w:spacing w:before="0" w:after="283"/>
              <w:rPr/>
            </w:pPr>
            <w:r>
              <w:rPr/>
              <w:t>0.007083</w:t>
            </w:r>
            <w:bookmarkStart w:id="262" w:name="TBL-1-25-4"/>
            <w:bookmarkEnd w:id="262"/>
          </w:p>
        </w:tc>
        <w:tc>
          <w:tcPr>
            <w:tcW w:w="1168" w:type="dxa"/>
            <w:tcBorders/>
            <w:shd w:color="auto" w:fill="auto" w:val="clear"/>
          </w:tcPr>
          <w:p>
            <w:pPr>
              <w:pStyle w:val="TableContents"/>
              <w:spacing w:before="0" w:after="283"/>
              <w:rPr/>
            </w:pPr>
            <w:r>
              <w:rPr/>
              <w:t>0.007903</w:t>
            </w:r>
            <w:bookmarkStart w:id="263" w:name="TBL-1-25-5"/>
            <w:bookmarkEnd w:id="263"/>
          </w:p>
        </w:tc>
        <w:tc>
          <w:tcPr>
            <w:tcW w:w="1085" w:type="dxa"/>
            <w:tcBorders/>
            <w:shd w:color="auto" w:fill="auto" w:val="clear"/>
          </w:tcPr>
          <w:p>
            <w:pPr>
              <w:pStyle w:val="TableContents"/>
              <w:spacing w:before="0" w:after="283"/>
              <w:rPr/>
            </w:pPr>
            <w:r>
              <w:rPr/>
              <w:t>0.006217</w:t>
            </w:r>
            <w:bookmarkStart w:id="264" w:name="TBL-1-25-6"/>
            <w:bookmarkEnd w:id="264"/>
          </w:p>
        </w:tc>
        <w:tc>
          <w:tcPr>
            <w:tcW w:w="3328" w:type="dxa"/>
            <w:tcBorders/>
            <w:shd w:color="auto" w:fill="auto" w:val="clear"/>
          </w:tcPr>
          <w:p>
            <w:pPr>
              <w:pStyle w:val="TableContents"/>
              <w:spacing w:before="0" w:after="283"/>
              <w:rPr/>
            </w:pPr>
            <w:r>
              <w:rPr/>
              <w:t xml:space="preserve">8.83e-47 </w:t>
            </w:r>
            <w:bookmarkStart w:id="265" w:name="TBL-1-26-"/>
            <w:bookmarkStart w:id="266" w:name="TBL-1-26-1"/>
            <w:bookmarkEnd w:id="265"/>
            <w:bookmarkEnd w:id="266"/>
          </w:p>
        </w:tc>
      </w:tr>
      <w:tr>
        <w:trPr/>
        <w:tc>
          <w:tcPr>
            <w:tcW w:w="2256" w:type="dxa"/>
            <w:tcBorders/>
            <w:shd w:color="auto" w:fill="auto" w:val="clear"/>
            <w:vAlign w:val="center"/>
          </w:tcPr>
          <w:p>
            <w:pPr>
              <w:pStyle w:val="TableContents"/>
              <w:spacing w:before="0" w:after="283"/>
              <w:rPr/>
            </w:pPr>
            <w:r>
              <w:rPr/>
              <w:t xml:space="preserve">CCGCG </w:t>
            </w:r>
            <w:bookmarkStart w:id="267" w:name="TBL-1-26-2"/>
            <w:bookmarkEnd w:id="267"/>
          </w:p>
        </w:tc>
        <w:tc>
          <w:tcPr>
            <w:tcW w:w="895" w:type="dxa"/>
            <w:tcBorders/>
            <w:shd w:color="auto" w:fill="auto" w:val="clear"/>
            <w:vAlign w:val="center"/>
          </w:tcPr>
          <w:p>
            <w:pPr>
              <w:pStyle w:val="TableContents"/>
              <w:spacing w:before="0" w:after="283"/>
              <w:rPr/>
            </w:pPr>
            <w:r>
              <w:rPr/>
              <w:t xml:space="preserve">p </w:t>
            </w:r>
            <w:bookmarkStart w:id="268" w:name="TBL-1-26-3"/>
            <w:bookmarkEnd w:id="268"/>
          </w:p>
        </w:tc>
        <w:tc>
          <w:tcPr>
            <w:tcW w:w="1081" w:type="dxa"/>
            <w:tcBorders/>
            <w:shd w:color="auto" w:fill="auto" w:val="clear"/>
            <w:vAlign w:val="center"/>
          </w:tcPr>
          <w:p>
            <w:pPr>
              <w:pStyle w:val="TableContents"/>
              <w:spacing w:before="0" w:after="283"/>
              <w:rPr/>
            </w:pPr>
            <w:r>
              <w:rPr/>
              <w:t>0.002097</w:t>
            </w:r>
            <w:bookmarkStart w:id="269" w:name="TBL-1-26-4"/>
            <w:bookmarkEnd w:id="269"/>
          </w:p>
        </w:tc>
        <w:tc>
          <w:tcPr>
            <w:tcW w:w="1168" w:type="dxa"/>
            <w:tcBorders/>
            <w:shd w:color="auto" w:fill="auto" w:val="clear"/>
            <w:vAlign w:val="center"/>
          </w:tcPr>
          <w:p>
            <w:pPr>
              <w:pStyle w:val="TableContents"/>
              <w:spacing w:before="0" w:after="283"/>
              <w:rPr/>
            </w:pPr>
            <w:r>
              <w:rPr/>
              <w:t>0.001710</w:t>
            </w:r>
            <w:bookmarkStart w:id="270" w:name="TBL-1-26-5"/>
            <w:bookmarkEnd w:id="270"/>
          </w:p>
        </w:tc>
        <w:tc>
          <w:tcPr>
            <w:tcW w:w="1085" w:type="dxa"/>
            <w:tcBorders/>
            <w:shd w:color="auto" w:fill="auto" w:val="clear"/>
            <w:vAlign w:val="center"/>
          </w:tcPr>
          <w:p>
            <w:pPr>
              <w:pStyle w:val="TableContents"/>
              <w:spacing w:before="0" w:after="283"/>
              <w:rPr/>
            </w:pPr>
            <w:r>
              <w:rPr/>
              <w:t>0.002713</w:t>
            </w:r>
            <w:bookmarkStart w:id="271" w:name="TBL-1-26-6"/>
            <w:bookmarkEnd w:id="271"/>
          </w:p>
        </w:tc>
        <w:tc>
          <w:tcPr>
            <w:tcW w:w="3328" w:type="dxa"/>
            <w:tcBorders/>
            <w:shd w:color="auto" w:fill="auto" w:val="clear"/>
            <w:vAlign w:val="center"/>
          </w:tcPr>
          <w:p>
            <w:pPr>
              <w:pStyle w:val="TableContents"/>
              <w:spacing w:before="0" w:after="283"/>
              <w:rPr/>
            </w:pPr>
            <w:r>
              <w:rPr/>
              <w:t xml:space="preserve">9.93e-40 </w:t>
            </w:r>
            <w:bookmarkStart w:id="272" w:name="TBL-1-27-"/>
            <w:bookmarkStart w:id="273" w:name="TBL-1-27-1"/>
            <w:bookmarkEnd w:id="272"/>
            <w:bookmarkEnd w:id="273"/>
          </w:p>
        </w:tc>
      </w:tr>
      <w:tr>
        <w:trPr/>
        <w:tc>
          <w:tcPr>
            <w:tcW w:w="2256" w:type="dxa"/>
            <w:tcBorders/>
            <w:shd w:color="auto" w:fill="auto" w:val="clear"/>
            <w:vAlign w:val="center"/>
          </w:tcPr>
          <w:p>
            <w:pPr>
              <w:pStyle w:val="TableContents"/>
              <w:spacing w:before="0" w:after="283"/>
              <w:rPr/>
            </w:pPr>
            <w:r>
              <w:rPr/>
              <w:t xml:space="preserve">CCCG </w:t>
            </w:r>
            <w:bookmarkStart w:id="274" w:name="TBL-1-27-2"/>
            <w:bookmarkEnd w:id="274"/>
          </w:p>
        </w:tc>
        <w:tc>
          <w:tcPr>
            <w:tcW w:w="895" w:type="dxa"/>
            <w:tcBorders/>
            <w:shd w:color="auto" w:fill="auto" w:val="clear"/>
            <w:vAlign w:val="center"/>
          </w:tcPr>
          <w:p>
            <w:pPr>
              <w:pStyle w:val="TableContents"/>
              <w:spacing w:before="0" w:after="283"/>
              <w:rPr/>
            </w:pPr>
            <w:r>
              <w:rPr/>
              <w:t xml:space="preserve">p </w:t>
            </w:r>
            <w:bookmarkStart w:id="275" w:name="TBL-1-27-3"/>
            <w:bookmarkEnd w:id="275"/>
          </w:p>
        </w:tc>
        <w:tc>
          <w:tcPr>
            <w:tcW w:w="1081" w:type="dxa"/>
            <w:tcBorders/>
            <w:shd w:color="auto" w:fill="auto" w:val="clear"/>
            <w:vAlign w:val="center"/>
          </w:tcPr>
          <w:p>
            <w:pPr>
              <w:pStyle w:val="TableContents"/>
              <w:spacing w:before="0" w:after="283"/>
              <w:rPr/>
            </w:pPr>
            <w:r>
              <w:rPr/>
              <w:t>0.000703</w:t>
            </w:r>
            <w:bookmarkStart w:id="276" w:name="TBL-1-27-4"/>
            <w:bookmarkEnd w:id="276"/>
          </w:p>
        </w:tc>
        <w:tc>
          <w:tcPr>
            <w:tcW w:w="1168" w:type="dxa"/>
            <w:tcBorders/>
            <w:shd w:color="auto" w:fill="auto" w:val="clear"/>
            <w:vAlign w:val="center"/>
          </w:tcPr>
          <w:p>
            <w:pPr>
              <w:pStyle w:val="TableContents"/>
              <w:spacing w:before="0" w:after="283"/>
              <w:rPr/>
            </w:pPr>
            <w:r>
              <w:rPr/>
              <w:t>0.000330</w:t>
            </w:r>
            <w:bookmarkStart w:id="277" w:name="TBL-1-27-5"/>
            <w:bookmarkEnd w:id="277"/>
          </w:p>
        </w:tc>
        <w:tc>
          <w:tcPr>
            <w:tcW w:w="1085" w:type="dxa"/>
            <w:tcBorders/>
            <w:shd w:color="auto" w:fill="auto" w:val="clear"/>
            <w:vAlign w:val="center"/>
          </w:tcPr>
          <w:p>
            <w:pPr>
              <w:pStyle w:val="TableContents"/>
              <w:spacing w:before="0" w:after="283"/>
              <w:rPr/>
            </w:pPr>
            <w:r>
              <w:rPr/>
              <w:t>0.000493</w:t>
            </w:r>
            <w:bookmarkStart w:id="278" w:name="TBL-1-27-6"/>
            <w:bookmarkEnd w:id="278"/>
          </w:p>
        </w:tc>
        <w:tc>
          <w:tcPr>
            <w:tcW w:w="3328" w:type="dxa"/>
            <w:tcBorders/>
            <w:shd w:color="auto" w:fill="auto" w:val="clear"/>
            <w:vAlign w:val="center"/>
          </w:tcPr>
          <w:p>
            <w:pPr>
              <w:pStyle w:val="TableContents"/>
              <w:spacing w:before="0" w:after="283"/>
              <w:rPr/>
            </w:pPr>
            <w:r>
              <w:rPr/>
              <w:t xml:space="preserve">2.09e-31 </w:t>
            </w:r>
            <w:bookmarkStart w:id="279" w:name="TBL-1-28-"/>
            <w:bookmarkStart w:id="280" w:name="TBL-1-28-1"/>
            <w:bookmarkEnd w:id="279"/>
            <w:bookmarkEnd w:id="280"/>
          </w:p>
        </w:tc>
      </w:tr>
      <w:tr>
        <w:trPr/>
        <w:tc>
          <w:tcPr>
            <w:tcW w:w="2256" w:type="dxa"/>
            <w:tcBorders/>
            <w:shd w:color="auto" w:fill="auto" w:val="clear"/>
            <w:vAlign w:val="center"/>
          </w:tcPr>
          <w:p>
            <w:pPr>
              <w:pStyle w:val="TableContents"/>
              <w:spacing w:before="0" w:after="283"/>
              <w:rPr/>
            </w:pPr>
            <w:r>
              <w:rPr/>
              <w:t xml:space="preserve">GGGG </w:t>
            </w:r>
            <w:bookmarkStart w:id="281" w:name="TBL-1-28-2"/>
            <w:bookmarkEnd w:id="281"/>
          </w:p>
        </w:tc>
        <w:tc>
          <w:tcPr>
            <w:tcW w:w="895" w:type="dxa"/>
            <w:tcBorders/>
            <w:shd w:color="auto" w:fill="auto" w:val="clear"/>
            <w:vAlign w:val="center"/>
          </w:tcPr>
          <w:p>
            <w:pPr>
              <w:pStyle w:val="TableContents"/>
              <w:spacing w:before="0" w:after="283"/>
              <w:rPr/>
            </w:pPr>
            <w:r>
              <w:rPr/>
              <w:t xml:space="preserve">p </w:t>
            </w:r>
            <w:bookmarkStart w:id="282" w:name="TBL-1-28-3"/>
            <w:bookmarkEnd w:id="282"/>
          </w:p>
        </w:tc>
        <w:tc>
          <w:tcPr>
            <w:tcW w:w="1081" w:type="dxa"/>
            <w:tcBorders/>
            <w:shd w:color="auto" w:fill="auto" w:val="clear"/>
            <w:vAlign w:val="center"/>
          </w:tcPr>
          <w:p>
            <w:pPr>
              <w:pStyle w:val="TableContents"/>
              <w:spacing w:before="0" w:after="283"/>
              <w:rPr/>
            </w:pPr>
            <w:r>
              <w:rPr/>
              <w:t>0.000502</w:t>
            </w:r>
            <w:bookmarkStart w:id="283" w:name="TBL-1-28-4"/>
            <w:bookmarkEnd w:id="283"/>
          </w:p>
        </w:tc>
        <w:tc>
          <w:tcPr>
            <w:tcW w:w="1168" w:type="dxa"/>
            <w:tcBorders/>
            <w:shd w:color="auto" w:fill="auto" w:val="clear"/>
            <w:vAlign w:val="center"/>
          </w:tcPr>
          <w:p>
            <w:pPr>
              <w:pStyle w:val="TableContents"/>
              <w:spacing w:before="0" w:after="283"/>
              <w:rPr/>
            </w:pPr>
            <w:r>
              <w:rPr/>
              <w:t>0.000122</w:t>
            </w:r>
            <w:bookmarkStart w:id="284" w:name="TBL-1-28-5"/>
            <w:bookmarkEnd w:id="284"/>
          </w:p>
        </w:tc>
        <w:tc>
          <w:tcPr>
            <w:tcW w:w="1085" w:type="dxa"/>
            <w:tcBorders/>
            <w:shd w:color="auto" w:fill="auto" w:val="clear"/>
            <w:vAlign w:val="center"/>
          </w:tcPr>
          <w:p>
            <w:pPr>
              <w:pStyle w:val="TableContents"/>
              <w:spacing w:before="0" w:after="283"/>
              <w:rPr/>
            </w:pPr>
            <w:r>
              <w:rPr/>
              <w:t>0.000202</w:t>
            </w:r>
            <w:bookmarkStart w:id="285" w:name="TBL-1-28-6"/>
            <w:bookmarkEnd w:id="285"/>
          </w:p>
        </w:tc>
        <w:tc>
          <w:tcPr>
            <w:tcW w:w="3328" w:type="dxa"/>
            <w:tcBorders/>
            <w:shd w:color="auto" w:fill="auto" w:val="clear"/>
            <w:vAlign w:val="center"/>
          </w:tcPr>
          <w:p>
            <w:pPr>
              <w:pStyle w:val="TableContents"/>
              <w:spacing w:before="0" w:after="283"/>
              <w:rPr/>
            </w:pPr>
            <w:r>
              <w:rPr/>
              <w:t xml:space="preserve">2.42e-22 </w:t>
            </w:r>
            <w:bookmarkStart w:id="286" w:name="TBL-1-29-"/>
            <w:bookmarkStart w:id="287" w:name="TBL-1-29-1"/>
            <w:bookmarkEnd w:id="286"/>
            <w:bookmarkEnd w:id="287"/>
          </w:p>
        </w:tc>
      </w:tr>
      <w:tr>
        <w:trPr/>
        <w:tc>
          <w:tcPr>
            <w:tcW w:w="2256" w:type="dxa"/>
            <w:tcBorders/>
            <w:shd w:color="auto" w:fill="auto" w:val="clear"/>
            <w:vAlign w:val="center"/>
          </w:tcPr>
          <w:p>
            <w:pPr>
              <w:pStyle w:val="TableContents"/>
              <w:spacing w:before="0" w:after="283"/>
              <w:rPr/>
            </w:pPr>
            <w:r>
              <w:rPr/>
              <w:t xml:space="preserve">TTTT </w:t>
            </w:r>
            <w:bookmarkStart w:id="288" w:name="TBL-1-29-2"/>
            <w:bookmarkEnd w:id="288"/>
          </w:p>
        </w:tc>
        <w:tc>
          <w:tcPr>
            <w:tcW w:w="895" w:type="dxa"/>
            <w:tcBorders/>
            <w:shd w:color="auto" w:fill="auto" w:val="clear"/>
            <w:vAlign w:val="center"/>
          </w:tcPr>
          <w:p>
            <w:pPr>
              <w:pStyle w:val="TableContents"/>
              <w:spacing w:before="0" w:after="283"/>
              <w:rPr/>
            </w:pPr>
            <w:r>
              <w:rPr/>
              <w:t xml:space="preserve">p </w:t>
            </w:r>
            <w:bookmarkStart w:id="289" w:name="TBL-1-29-3"/>
            <w:bookmarkEnd w:id="289"/>
          </w:p>
        </w:tc>
        <w:tc>
          <w:tcPr>
            <w:tcW w:w="1081" w:type="dxa"/>
            <w:tcBorders/>
            <w:shd w:color="auto" w:fill="auto" w:val="clear"/>
            <w:vAlign w:val="center"/>
          </w:tcPr>
          <w:p>
            <w:pPr>
              <w:pStyle w:val="TableContents"/>
              <w:spacing w:before="0" w:after="283"/>
              <w:rPr/>
            </w:pPr>
            <w:r>
              <w:rPr/>
              <w:t>0.000183</w:t>
            </w:r>
            <w:bookmarkStart w:id="290" w:name="TBL-1-29-4"/>
            <w:bookmarkEnd w:id="290"/>
          </w:p>
        </w:tc>
        <w:tc>
          <w:tcPr>
            <w:tcW w:w="1168" w:type="dxa"/>
            <w:tcBorders/>
            <w:shd w:color="auto" w:fill="auto" w:val="clear"/>
            <w:vAlign w:val="center"/>
          </w:tcPr>
          <w:p>
            <w:pPr>
              <w:pStyle w:val="TableContents"/>
              <w:spacing w:before="0" w:after="283"/>
              <w:rPr/>
            </w:pPr>
            <w:r>
              <w:rPr/>
              <w:t>0.000109</w:t>
            </w:r>
            <w:bookmarkStart w:id="291" w:name="TBL-1-29-5"/>
            <w:bookmarkEnd w:id="291"/>
          </w:p>
        </w:tc>
        <w:tc>
          <w:tcPr>
            <w:tcW w:w="1085" w:type="dxa"/>
            <w:tcBorders/>
            <w:shd w:color="auto" w:fill="auto" w:val="clear"/>
            <w:vAlign w:val="center"/>
          </w:tcPr>
          <w:p>
            <w:pPr>
              <w:pStyle w:val="TableContents"/>
              <w:spacing w:before="0" w:after="283"/>
              <w:rPr/>
            </w:pPr>
            <w:r>
              <w:rPr/>
              <w:t>0.000153</w:t>
            </w:r>
            <w:bookmarkStart w:id="292" w:name="TBL-1-29-6"/>
            <w:bookmarkEnd w:id="292"/>
          </w:p>
        </w:tc>
        <w:tc>
          <w:tcPr>
            <w:tcW w:w="3328" w:type="dxa"/>
            <w:tcBorders/>
            <w:shd w:color="auto" w:fill="auto" w:val="clear"/>
            <w:vAlign w:val="center"/>
          </w:tcPr>
          <w:p>
            <w:pPr>
              <w:pStyle w:val="TableContents"/>
              <w:spacing w:before="0" w:after="283"/>
              <w:rPr/>
            </w:pPr>
            <w:r>
              <w:rPr/>
              <w:t xml:space="preserve">9.52e-17 </w:t>
            </w:r>
          </w:p>
        </w:tc>
      </w:tr>
    </w:tbl>
    <w:p>
      <w:pPr>
        <w:pStyle w:val="TextBody"/>
        <w:spacing w:before="0" w:after="0"/>
        <w:rPr/>
      </w:pPr>
      <w:r>
        <w:rPr/>
      </w:r>
    </w:p>
    <w:p>
      <w:pPr>
        <w:pStyle w:val="TextBody"/>
        <w:rPr/>
      </w:pPr>
      <w:r>
        <w:rPr/>
        <w:t>Table 1: Significantly enriched repeating motifs in telomeric regions of GIAB datasets HG001, HG002, and HG005.</w:t>
      </w:r>
    </w:p>
    <w:p>
      <w:pPr>
        <w:pStyle w:val="TextBody"/>
        <w:rPr/>
      </w:pPr>
      <w:r>
        <w:rPr/>
      </w:r>
      <w:r>
        <w:br w:type="page"/>
      </w:r>
    </w:p>
    <w:p>
      <w:pPr>
        <w:pStyle w:val="TextBody"/>
        <w:rPr>
          <w:sz w:val="4"/>
          <w:szCs w:val="4"/>
        </w:rPr>
      </w:pPr>
      <w:r>
        <w:rPr>
          <w:sz w:val="4"/>
          <w:szCs w:val="4"/>
        </w:rPr>
      </w:r>
      <w:bookmarkStart w:id="293" w:name="TBL-2-1g"/>
      <w:bookmarkStart w:id="294" w:name="x1-180022"/>
      <w:bookmarkStart w:id="295" w:name="TBL-2"/>
      <w:bookmarkStart w:id="296" w:name="TBL-2-1"/>
      <w:bookmarkStart w:id="297" w:name="TBL-2-2"/>
      <w:bookmarkStart w:id="298" w:name="TBL-2-3"/>
      <w:bookmarkStart w:id="299" w:name="TBL-2-1g"/>
      <w:bookmarkStart w:id="300" w:name="x1-180022"/>
      <w:bookmarkStart w:id="301" w:name="TBL-2"/>
      <w:bookmarkStart w:id="302" w:name="TBL-2-1"/>
      <w:bookmarkStart w:id="303" w:name="TBL-2-2"/>
      <w:bookmarkStart w:id="304" w:name="TBL-2-3"/>
      <w:bookmarkEnd w:id="299"/>
      <w:bookmarkEnd w:id="300"/>
      <w:bookmarkEnd w:id="301"/>
      <w:bookmarkEnd w:id="302"/>
      <w:bookmarkEnd w:id="303"/>
      <w:bookmarkEnd w:id="304"/>
    </w:p>
    <w:tbl>
      <w:tblPr>
        <w:tblW w:w="9182" w:type="dxa"/>
        <w:jc w:val="left"/>
        <w:tblInd w:w="0" w:type="dxa"/>
        <w:tblCellMar>
          <w:top w:w="0" w:type="dxa"/>
          <w:left w:w="0" w:type="dxa"/>
          <w:bottom w:w="0" w:type="dxa"/>
          <w:right w:w="0" w:type="dxa"/>
        </w:tblCellMar>
        <w:tblLook w:val="04a0" w:noVBand="1" w:noHBand="0" w:lastColumn="0" w:firstColumn="1" w:lastRow="0" w:firstRow="1"/>
      </w:tblPr>
      <w:tblGrid>
        <w:gridCol w:w="2795"/>
        <w:gridCol w:w="2241"/>
        <w:gridCol w:w="4146"/>
      </w:tblGrid>
      <w:tr>
        <w:trPr/>
        <w:tc>
          <w:tcPr>
            <w:tcW w:w="2795" w:type="dxa"/>
            <w:tcBorders/>
            <w:shd w:color="auto" w:fill="auto" w:val="clear"/>
            <w:vAlign w:val="center"/>
          </w:tcPr>
          <w:p>
            <w:pPr>
              <w:pStyle w:val="TableContents"/>
              <w:spacing w:before="0" w:after="283"/>
              <w:rPr>
                <w:b/>
                <w:b/>
              </w:rPr>
            </w:pPr>
            <w:r>
              <w:rPr>
                <w:b/>
              </w:rPr>
              <w:t xml:space="preserve">Chromosome </w:t>
            </w:r>
            <w:bookmarkStart w:id="305" w:name="TBL-2-1-2"/>
            <w:bookmarkEnd w:id="305"/>
          </w:p>
        </w:tc>
        <w:tc>
          <w:tcPr>
            <w:tcW w:w="2241" w:type="dxa"/>
            <w:tcBorders/>
            <w:shd w:color="auto" w:fill="auto" w:val="clear"/>
            <w:vAlign w:val="center"/>
          </w:tcPr>
          <w:p>
            <w:pPr>
              <w:pStyle w:val="TableContents"/>
              <w:spacing w:before="0" w:after="283"/>
              <w:rPr>
                <w:b/>
                <w:b/>
              </w:rPr>
            </w:pPr>
            <w:r>
              <w:rPr>
                <w:b/>
              </w:rPr>
              <w:t>Silhouette score</w:t>
            </w:r>
            <w:bookmarkStart w:id="306" w:name="TBL-2-1-3"/>
            <w:bookmarkEnd w:id="306"/>
          </w:p>
        </w:tc>
        <w:tc>
          <w:tcPr>
            <w:tcW w:w="4146" w:type="dxa"/>
            <w:tcBorders/>
            <w:shd w:color="auto" w:fill="auto" w:val="clear"/>
            <w:vAlign w:val="center"/>
          </w:tcPr>
          <w:p>
            <w:pPr>
              <w:pStyle w:val="TableContents"/>
              <w:spacing w:before="0" w:after="283"/>
              <w:rPr>
                <w:b/>
                <w:b/>
              </w:rPr>
            </w:pPr>
            <w:r>
              <w:rPr>
                <w:b/>
              </w:rPr>
              <w:t>Mann-Whitney U adjusted p value</w:t>
            </w:r>
          </w:p>
        </w:tc>
      </w:tr>
      <w:tr>
        <w:trPr/>
        <w:tc>
          <w:tcPr>
            <w:tcW w:w="2795" w:type="dxa"/>
            <w:tcBorders/>
            <w:shd w:color="auto" w:fill="auto" w:val="clear"/>
            <w:vAlign w:val="center"/>
          </w:tcPr>
          <w:p>
            <w:pPr>
              <w:pStyle w:val="TableContents"/>
              <w:spacing w:before="0" w:after="283"/>
              <w:rPr/>
            </w:pPr>
            <w:r>
              <w:rPr/>
              <w:t xml:space="preserve">chr7 </w:t>
            </w:r>
            <w:bookmarkStart w:id="307" w:name="TBL-2-2-2"/>
            <w:bookmarkEnd w:id="307"/>
          </w:p>
        </w:tc>
        <w:tc>
          <w:tcPr>
            <w:tcW w:w="2241" w:type="dxa"/>
            <w:tcBorders/>
            <w:shd w:color="auto" w:fill="auto" w:val="clear"/>
            <w:vAlign w:val="center"/>
          </w:tcPr>
          <w:p>
            <w:pPr>
              <w:pStyle w:val="TableContents"/>
              <w:spacing w:before="0" w:after="283"/>
              <w:rPr/>
            </w:pPr>
            <w:r>
              <w:rPr/>
              <w:t xml:space="preserve">0.848 </w:t>
            </w:r>
            <w:bookmarkStart w:id="308" w:name="TBL-2-2-3"/>
            <w:bookmarkEnd w:id="308"/>
          </w:p>
        </w:tc>
        <w:tc>
          <w:tcPr>
            <w:tcW w:w="4146" w:type="dxa"/>
            <w:tcBorders/>
            <w:shd w:color="auto" w:fill="auto" w:val="clear"/>
            <w:vAlign w:val="center"/>
          </w:tcPr>
          <w:p>
            <w:pPr>
              <w:pStyle w:val="TableContents"/>
              <w:spacing w:before="0" w:after="283"/>
              <w:rPr/>
            </w:pPr>
            <w:r>
              <w:rPr/>
              <w:t xml:space="preserve">8.743e-82 </w:t>
            </w:r>
            <w:bookmarkStart w:id="309" w:name="TBL-2-3-"/>
            <w:bookmarkStart w:id="310" w:name="TBL-2-3-1"/>
            <w:bookmarkEnd w:id="309"/>
            <w:bookmarkEnd w:id="310"/>
          </w:p>
        </w:tc>
      </w:tr>
      <w:tr>
        <w:trPr/>
        <w:tc>
          <w:tcPr>
            <w:tcW w:w="2795" w:type="dxa"/>
            <w:tcBorders/>
            <w:shd w:color="auto" w:fill="auto" w:val="clear"/>
            <w:vAlign w:val="center"/>
          </w:tcPr>
          <w:p>
            <w:pPr>
              <w:pStyle w:val="TableContents"/>
              <w:spacing w:before="0" w:after="283"/>
              <w:rPr/>
            </w:pPr>
            <w:r>
              <w:rPr/>
              <w:t xml:space="preserve">chr11 </w:t>
            </w:r>
            <w:bookmarkStart w:id="311" w:name="TBL-2-3-2"/>
            <w:bookmarkEnd w:id="311"/>
          </w:p>
        </w:tc>
        <w:tc>
          <w:tcPr>
            <w:tcW w:w="2241" w:type="dxa"/>
            <w:tcBorders/>
            <w:shd w:color="auto" w:fill="auto" w:val="clear"/>
            <w:vAlign w:val="center"/>
          </w:tcPr>
          <w:p>
            <w:pPr>
              <w:pStyle w:val="TableContents"/>
              <w:spacing w:before="0" w:after="283"/>
              <w:rPr/>
            </w:pPr>
            <w:r>
              <w:rPr/>
              <w:t xml:space="preserve">0.780 </w:t>
            </w:r>
            <w:bookmarkStart w:id="312" w:name="TBL-2-3-3"/>
            <w:bookmarkEnd w:id="312"/>
          </w:p>
        </w:tc>
        <w:tc>
          <w:tcPr>
            <w:tcW w:w="4146" w:type="dxa"/>
            <w:tcBorders/>
            <w:shd w:color="auto" w:fill="auto" w:val="clear"/>
            <w:vAlign w:val="center"/>
          </w:tcPr>
          <w:p>
            <w:pPr>
              <w:pStyle w:val="TableContents"/>
              <w:spacing w:before="0" w:after="283"/>
              <w:rPr/>
            </w:pPr>
            <w:r>
              <w:rPr/>
              <w:t>2.893e-76</w:t>
            </w:r>
            <w:bookmarkStart w:id="313" w:name="TBL-2-4-"/>
            <w:bookmarkStart w:id="314" w:name="TBL-2-4-1"/>
            <w:bookmarkEnd w:id="313"/>
            <w:bookmarkEnd w:id="314"/>
          </w:p>
        </w:tc>
      </w:tr>
      <w:tr>
        <w:trPr/>
        <w:tc>
          <w:tcPr>
            <w:tcW w:w="2795" w:type="dxa"/>
            <w:tcBorders/>
            <w:shd w:color="auto" w:fill="auto" w:val="clear"/>
            <w:vAlign w:val="center"/>
          </w:tcPr>
          <w:p>
            <w:pPr>
              <w:pStyle w:val="TableContents"/>
              <w:spacing w:before="0" w:after="283"/>
              <w:rPr/>
            </w:pPr>
            <w:r>
              <w:rPr/>
              <w:t xml:space="preserve">chr15 </w:t>
            </w:r>
            <w:bookmarkStart w:id="315" w:name="TBL-2-4-2"/>
            <w:bookmarkEnd w:id="315"/>
          </w:p>
        </w:tc>
        <w:tc>
          <w:tcPr>
            <w:tcW w:w="2241" w:type="dxa"/>
            <w:tcBorders/>
            <w:shd w:color="auto" w:fill="auto" w:val="clear"/>
            <w:vAlign w:val="center"/>
          </w:tcPr>
          <w:p>
            <w:pPr>
              <w:pStyle w:val="TableContents"/>
              <w:spacing w:before="0" w:after="283"/>
              <w:rPr/>
            </w:pPr>
            <w:r>
              <w:rPr/>
              <w:t xml:space="preserve">0.777 </w:t>
            </w:r>
            <w:bookmarkStart w:id="316" w:name="TBL-2-4-3"/>
            <w:bookmarkEnd w:id="316"/>
          </w:p>
        </w:tc>
        <w:tc>
          <w:tcPr>
            <w:tcW w:w="4146" w:type="dxa"/>
            <w:tcBorders/>
            <w:shd w:color="auto" w:fill="auto" w:val="clear"/>
            <w:vAlign w:val="center"/>
          </w:tcPr>
          <w:p>
            <w:pPr>
              <w:pStyle w:val="TableContents"/>
              <w:spacing w:before="0" w:after="283"/>
              <w:rPr/>
            </w:pPr>
            <w:r>
              <w:rPr/>
              <w:t xml:space="preserve">2.205e-34 </w:t>
            </w:r>
            <w:bookmarkStart w:id="317" w:name="TBL-2-5-1"/>
            <w:bookmarkStart w:id="318" w:name="TBL-2-5-"/>
            <w:bookmarkEnd w:id="317"/>
            <w:bookmarkEnd w:id="318"/>
          </w:p>
        </w:tc>
      </w:tr>
      <w:tr>
        <w:trPr/>
        <w:tc>
          <w:tcPr>
            <w:tcW w:w="2795" w:type="dxa"/>
            <w:tcBorders/>
            <w:shd w:color="auto" w:fill="auto" w:val="clear"/>
            <w:vAlign w:val="center"/>
          </w:tcPr>
          <w:p>
            <w:pPr>
              <w:pStyle w:val="TableContents"/>
              <w:spacing w:before="0" w:after="283"/>
              <w:rPr/>
            </w:pPr>
            <w:r>
              <w:rPr/>
              <w:t xml:space="preserve">chr22 </w:t>
            </w:r>
            <w:bookmarkStart w:id="319" w:name="TBL-2-5-2"/>
            <w:bookmarkEnd w:id="319"/>
          </w:p>
        </w:tc>
        <w:tc>
          <w:tcPr>
            <w:tcW w:w="2241" w:type="dxa"/>
            <w:tcBorders/>
            <w:shd w:color="auto" w:fill="auto" w:val="clear"/>
            <w:vAlign w:val="center"/>
          </w:tcPr>
          <w:p>
            <w:pPr>
              <w:pStyle w:val="TableContents"/>
              <w:spacing w:before="0" w:after="283"/>
              <w:rPr/>
            </w:pPr>
            <w:r>
              <w:rPr/>
              <w:t xml:space="preserve">0.721 </w:t>
            </w:r>
            <w:bookmarkStart w:id="320" w:name="TBL-2-5-3"/>
            <w:bookmarkEnd w:id="320"/>
          </w:p>
        </w:tc>
        <w:tc>
          <w:tcPr>
            <w:tcW w:w="4146" w:type="dxa"/>
            <w:tcBorders/>
            <w:shd w:color="auto" w:fill="auto" w:val="clear"/>
            <w:vAlign w:val="center"/>
          </w:tcPr>
          <w:p>
            <w:pPr>
              <w:pStyle w:val="TableContents"/>
              <w:spacing w:before="0" w:after="283"/>
              <w:rPr/>
            </w:pPr>
            <w:r>
              <w:rPr/>
              <w:t>2.141e-206</w:t>
            </w:r>
            <w:bookmarkStart w:id="321" w:name="TBL-2-6-"/>
            <w:bookmarkStart w:id="322" w:name="TBL-2-6-1"/>
            <w:bookmarkEnd w:id="321"/>
            <w:bookmarkEnd w:id="322"/>
          </w:p>
        </w:tc>
      </w:tr>
      <w:tr>
        <w:trPr/>
        <w:tc>
          <w:tcPr>
            <w:tcW w:w="2795" w:type="dxa"/>
            <w:tcBorders/>
            <w:shd w:color="auto" w:fill="auto" w:val="clear"/>
            <w:vAlign w:val="center"/>
          </w:tcPr>
          <w:p>
            <w:pPr>
              <w:pStyle w:val="TableContents"/>
              <w:spacing w:before="0" w:after="283"/>
              <w:rPr/>
            </w:pPr>
            <w:r>
              <w:rPr/>
              <w:t>14qtel_1-500K_1_12_12_rc</w:t>
            </w:r>
            <w:bookmarkStart w:id="323" w:name="TBL-2-6-2"/>
            <w:bookmarkEnd w:id="323"/>
          </w:p>
        </w:tc>
        <w:tc>
          <w:tcPr>
            <w:tcW w:w="2241" w:type="dxa"/>
            <w:tcBorders/>
            <w:shd w:color="auto" w:fill="auto" w:val="clear"/>
            <w:vAlign w:val="center"/>
          </w:tcPr>
          <w:p>
            <w:pPr>
              <w:pStyle w:val="TableContents"/>
              <w:spacing w:before="0" w:after="283"/>
              <w:rPr/>
            </w:pPr>
            <w:r>
              <w:rPr/>
              <w:t xml:space="preserve">0.711 </w:t>
            </w:r>
            <w:bookmarkStart w:id="324" w:name="TBL-2-6-3"/>
            <w:bookmarkEnd w:id="324"/>
          </w:p>
        </w:tc>
        <w:tc>
          <w:tcPr>
            <w:tcW w:w="4146" w:type="dxa"/>
            <w:tcBorders/>
            <w:shd w:color="auto" w:fill="auto" w:val="clear"/>
            <w:vAlign w:val="center"/>
          </w:tcPr>
          <w:p>
            <w:pPr>
              <w:pStyle w:val="TableContents"/>
              <w:spacing w:before="0" w:after="283"/>
              <w:rPr/>
            </w:pPr>
            <w:r>
              <w:rPr/>
              <w:t xml:space="preserve">7.682e-48 </w:t>
            </w:r>
            <w:bookmarkStart w:id="325" w:name="TBL-2-7-"/>
            <w:bookmarkStart w:id="326" w:name="TBL-2-7-1"/>
            <w:bookmarkEnd w:id="325"/>
            <w:bookmarkEnd w:id="326"/>
          </w:p>
        </w:tc>
      </w:tr>
      <w:tr>
        <w:trPr/>
        <w:tc>
          <w:tcPr>
            <w:tcW w:w="2795" w:type="dxa"/>
            <w:tcBorders/>
            <w:shd w:color="auto" w:fill="auto" w:val="clear"/>
            <w:vAlign w:val="center"/>
          </w:tcPr>
          <w:p>
            <w:pPr>
              <w:pStyle w:val="TableContents"/>
              <w:spacing w:before="0" w:after="283"/>
              <w:rPr/>
            </w:pPr>
            <w:r>
              <w:rPr/>
              <w:t>18qtel_1-500K_1_12_12_rc</w:t>
            </w:r>
            <w:bookmarkStart w:id="327" w:name="TBL-2-7-2"/>
            <w:bookmarkEnd w:id="327"/>
          </w:p>
        </w:tc>
        <w:tc>
          <w:tcPr>
            <w:tcW w:w="2241" w:type="dxa"/>
            <w:tcBorders/>
            <w:shd w:color="auto" w:fill="auto" w:val="clear"/>
            <w:vAlign w:val="center"/>
          </w:tcPr>
          <w:p>
            <w:pPr>
              <w:pStyle w:val="TableContents"/>
              <w:spacing w:before="0" w:after="283"/>
              <w:rPr/>
            </w:pPr>
            <w:r>
              <w:rPr/>
              <w:t xml:space="preserve">0.567 </w:t>
            </w:r>
            <w:bookmarkStart w:id="328" w:name="TBL-2-7-3"/>
            <w:bookmarkEnd w:id="328"/>
          </w:p>
        </w:tc>
        <w:tc>
          <w:tcPr>
            <w:tcW w:w="4146" w:type="dxa"/>
            <w:tcBorders/>
            <w:shd w:color="auto" w:fill="auto" w:val="clear"/>
            <w:vAlign w:val="center"/>
          </w:tcPr>
          <w:p>
            <w:pPr>
              <w:pStyle w:val="TableContents"/>
              <w:spacing w:before="0" w:after="283"/>
              <w:rPr/>
            </w:pPr>
            <w:r>
              <w:rPr/>
              <w:t xml:space="preserve">3.844e-35 </w:t>
            </w:r>
            <w:bookmarkStart w:id="329" w:name="TBL-2-8-"/>
            <w:bookmarkStart w:id="330" w:name="TBL-2-8-1"/>
            <w:bookmarkEnd w:id="329"/>
            <w:bookmarkEnd w:id="330"/>
          </w:p>
        </w:tc>
      </w:tr>
      <w:tr>
        <w:trPr/>
        <w:tc>
          <w:tcPr>
            <w:tcW w:w="2795" w:type="dxa"/>
            <w:tcBorders/>
            <w:shd w:color="auto" w:fill="auto" w:val="clear"/>
            <w:vAlign w:val="center"/>
          </w:tcPr>
          <w:p>
            <w:pPr>
              <w:pStyle w:val="TableContents"/>
              <w:spacing w:before="0" w:after="283"/>
              <w:rPr/>
            </w:pPr>
            <w:r>
              <w:rPr/>
              <w:t xml:space="preserve">chrX </w:t>
            </w:r>
            <w:bookmarkStart w:id="331" w:name="TBL-2-8-2"/>
            <w:bookmarkEnd w:id="331"/>
          </w:p>
        </w:tc>
        <w:tc>
          <w:tcPr>
            <w:tcW w:w="2241" w:type="dxa"/>
            <w:tcBorders/>
            <w:shd w:color="auto" w:fill="auto" w:val="clear"/>
            <w:vAlign w:val="center"/>
          </w:tcPr>
          <w:p>
            <w:pPr>
              <w:pStyle w:val="TableContents"/>
              <w:spacing w:before="0" w:after="283"/>
              <w:rPr/>
            </w:pPr>
            <w:r>
              <w:rPr/>
              <w:t xml:space="preserve">0.516 </w:t>
            </w:r>
            <w:bookmarkStart w:id="332" w:name="TBL-2-8-3"/>
            <w:bookmarkEnd w:id="332"/>
          </w:p>
        </w:tc>
        <w:tc>
          <w:tcPr>
            <w:tcW w:w="4146" w:type="dxa"/>
            <w:tcBorders/>
            <w:shd w:color="auto" w:fill="auto" w:val="clear"/>
            <w:vAlign w:val="center"/>
          </w:tcPr>
          <w:p>
            <w:pPr>
              <w:pStyle w:val="TableContents"/>
              <w:spacing w:before="0" w:after="283"/>
              <w:rPr/>
            </w:pPr>
            <w:r>
              <w:rPr/>
              <w:t xml:space="preserve">1.075e-165 </w:t>
            </w:r>
            <w:bookmarkStart w:id="333" w:name="TBL-2-9-"/>
            <w:bookmarkStart w:id="334" w:name="TBL-2-9-1"/>
            <w:bookmarkEnd w:id="333"/>
            <w:bookmarkEnd w:id="334"/>
          </w:p>
        </w:tc>
      </w:tr>
      <w:tr>
        <w:trPr/>
        <w:tc>
          <w:tcPr>
            <w:tcW w:w="2795" w:type="dxa"/>
            <w:tcBorders/>
            <w:shd w:color="auto" w:fill="auto" w:val="clear"/>
            <w:vAlign w:val="center"/>
          </w:tcPr>
          <w:p>
            <w:pPr>
              <w:pStyle w:val="TableContents"/>
              <w:spacing w:before="0" w:after="283"/>
              <w:rPr/>
            </w:pPr>
            <w:r>
              <w:rPr/>
              <w:t xml:space="preserve">chr21 </w:t>
            </w:r>
            <w:bookmarkStart w:id="335" w:name="TBL-2-9-2"/>
            <w:bookmarkEnd w:id="335"/>
          </w:p>
        </w:tc>
        <w:tc>
          <w:tcPr>
            <w:tcW w:w="2241" w:type="dxa"/>
            <w:tcBorders/>
            <w:shd w:color="auto" w:fill="auto" w:val="clear"/>
            <w:vAlign w:val="center"/>
          </w:tcPr>
          <w:p>
            <w:pPr>
              <w:pStyle w:val="TableContents"/>
              <w:spacing w:before="0" w:after="283"/>
              <w:rPr/>
            </w:pPr>
            <w:r>
              <w:rPr/>
              <w:t xml:space="preserve">0.498 </w:t>
            </w:r>
            <w:bookmarkStart w:id="336" w:name="TBL-2-9-3"/>
            <w:bookmarkEnd w:id="336"/>
          </w:p>
        </w:tc>
        <w:tc>
          <w:tcPr>
            <w:tcW w:w="4146" w:type="dxa"/>
            <w:tcBorders/>
            <w:shd w:color="auto" w:fill="auto" w:val="clear"/>
            <w:vAlign w:val="center"/>
          </w:tcPr>
          <w:p>
            <w:pPr>
              <w:pStyle w:val="TableContents"/>
              <w:spacing w:before="0" w:after="283"/>
              <w:rPr/>
            </w:pPr>
            <w:r>
              <w:rPr/>
              <w:t xml:space="preserve">0.0 </w:t>
            </w:r>
            <w:bookmarkStart w:id="337" w:name="TBL-2-10-"/>
            <w:bookmarkStart w:id="338" w:name="TBL-2-10-1"/>
            <w:bookmarkEnd w:id="337"/>
            <w:bookmarkEnd w:id="338"/>
          </w:p>
        </w:tc>
      </w:tr>
      <w:tr>
        <w:trPr/>
        <w:tc>
          <w:tcPr>
            <w:tcW w:w="2795" w:type="dxa"/>
            <w:tcBorders/>
            <w:shd w:color="auto" w:fill="auto" w:val="clear"/>
            <w:vAlign w:val="center"/>
          </w:tcPr>
          <w:p>
            <w:pPr>
              <w:pStyle w:val="TableContents"/>
              <w:spacing w:before="0" w:after="283"/>
              <w:rPr/>
            </w:pPr>
            <w:r>
              <w:rPr/>
              <w:t xml:space="preserve">chr12 </w:t>
            </w:r>
            <w:bookmarkStart w:id="339" w:name="TBL-2-10-2"/>
            <w:bookmarkEnd w:id="339"/>
          </w:p>
        </w:tc>
        <w:tc>
          <w:tcPr>
            <w:tcW w:w="2241" w:type="dxa"/>
            <w:tcBorders/>
            <w:shd w:color="auto" w:fill="auto" w:val="clear"/>
            <w:vAlign w:val="center"/>
          </w:tcPr>
          <w:p>
            <w:pPr>
              <w:pStyle w:val="TableContents"/>
              <w:spacing w:before="0" w:after="283"/>
              <w:rPr/>
            </w:pPr>
            <w:r>
              <w:rPr/>
              <w:t xml:space="preserve">0.483 </w:t>
            </w:r>
            <w:bookmarkStart w:id="340" w:name="TBL-2-10-3"/>
            <w:bookmarkEnd w:id="340"/>
          </w:p>
        </w:tc>
        <w:tc>
          <w:tcPr>
            <w:tcW w:w="4146" w:type="dxa"/>
            <w:tcBorders/>
            <w:shd w:color="auto" w:fill="auto" w:val="clear"/>
            <w:vAlign w:val="center"/>
          </w:tcPr>
          <w:p>
            <w:pPr>
              <w:pStyle w:val="TableContents"/>
              <w:spacing w:before="0" w:after="283"/>
              <w:rPr/>
            </w:pPr>
            <w:r>
              <w:rPr/>
              <w:t xml:space="preserve">3.306e-36 </w:t>
            </w:r>
            <w:bookmarkStart w:id="341" w:name="TBL-2-11-"/>
            <w:bookmarkStart w:id="342" w:name="TBL-2-11-1"/>
            <w:bookmarkEnd w:id="341"/>
            <w:bookmarkEnd w:id="342"/>
          </w:p>
        </w:tc>
      </w:tr>
      <w:tr>
        <w:trPr/>
        <w:tc>
          <w:tcPr>
            <w:tcW w:w="2795" w:type="dxa"/>
            <w:tcBorders/>
            <w:shd w:color="auto" w:fill="auto" w:val="clear"/>
            <w:vAlign w:val="center"/>
          </w:tcPr>
          <w:p>
            <w:pPr>
              <w:pStyle w:val="TableContents"/>
              <w:spacing w:before="0" w:after="283"/>
              <w:rPr/>
            </w:pPr>
            <w:r>
              <w:rPr/>
              <w:t xml:space="preserve">6qtel_1-500K_1_12_12_rc </w:t>
            </w:r>
            <w:bookmarkStart w:id="343" w:name="TBL-2-11-2"/>
            <w:bookmarkEnd w:id="343"/>
          </w:p>
        </w:tc>
        <w:tc>
          <w:tcPr>
            <w:tcW w:w="2241" w:type="dxa"/>
            <w:tcBorders/>
            <w:shd w:color="auto" w:fill="auto" w:val="clear"/>
            <w:vAlign w:val="center"/>
          </w:tcPr>
          <w:p>
            <w:pPr>
              <w:pStyle w:val="TableContents"/>
              <w:spacing w:before="0" w:after="283"/>
              <w:rPr/>
            </w:pPr>
            <w:r>
              <w:rPr/>
              <w:t xml:space="preserve">0.418 </w:t>
            </w:r>
            <w:bookmarkStart w:id="344" w:name="TBL-2-11-3"/>
            <w:bookmarkEnd w:id="344"/>
          </w:p>
        </w:tc>
        <w:tc>
          <w:tcPr>
            <w:tcW w:w="4146" w:type="dxa"/>
            <w:tcBorders/>
            <w:shd w:color="auto" w:fill="auto" w:val="clear"/>
            <w:vAlign w:val="center"/>
          </w:tcPr>
          <w:p>
            <w:pPr>
              <w:pStyle w:val="TableContents"/>
              <w:spacing w:before="0" w:after="283"/>
              <w:rPr/>
            </w:pPr>
            <w:r>
              <w:rPr/>
              <w:t xml:space="preserve">2.550e-122 </w:t>
            </w:r>
            <w:bookmarkStart w:id="345" w:name="TBL-2-12-"/>
            <w:bookmarkStart w:id="346" w:name="TBL-2-12-1"/>
            <w:bookmarkEnd w:id="345"/>
            <w:bookmarkEnd w:id="346"/>
          </w:p>
        </w:tc>
      </w:tr>
      <w:tr>
        <w:trPr/>
        <w:tc>
          <w:tcPr>
            <w:tcW w:w="2795" w:type="dxa"/>
            <w:tcBorders/>
            <w:shd w:color="auto" w:fill="auto" w:val="clear"/>
            <w:vAlign w:val="center"/>
          </w:tcPr>
          <w:p>
            <w:pPr>
              <w:pStyle w:val="TableContents"/>
              <w:spacing w:before="0" w:after="283"/>
              <w:rPr/>
            </w:pPr>
            <w:r>
              <w:rPr/>
              <w:t xml:space="preserve">5qtel_1-500K_1_12_12_rc </w:t>
            </w:r>
            <w:bookmarkStart w:id="347" w:name="TBL-2-12-2"/>
            <w:bookmarkEnd w:id="347"/>
          </w:p>
        </w:tc>
        <w:tc>
          <w:tcPr>
            <w:tcW w:w="2241" w:type="dxa"/>
            <w:tcBorders/>
            <w:shd w:color="auto" w:fill="auto" w:val="clear"/>
            <w:vAlign w:val="center"/>
          </w:tcPr>
          <w:p>
            <w:pPr>
              <w:pStyle w:val="TableContents"/>
              <w:spacing w:before="0" w:after="283"/>
              <w:rPr/>
            </w:pPr>
            <w:r>
              <w:rPr/>
              <w:t xml:space="preserve">0.387 </w:t>
            </w:r>
            <w:bookmarkStart w:id="348" w:name="TBL-2-12-3"/>
            <w:bookmarkEnd w:id="348"/>
          </w:p>
        </w:tc>
        <w:tc>
          <w:tcPr>
            <w:tcW w:w="4146" w:type="dxa"/>
            <w:tcBorders/>
            <w:shd w:color="auto" w:fill="auto" w:val="clear"/>
            <w:vAlign w:val="center"/>
          </w:tcPr>
          <w:p>
            <w:pPr>
              <w:pStyle w:val="TableContents"/>
              <w:spacing w:before="0" w:after="283"/>
              <w:rPr/>
            </w:pPr>
            <w:r>
              <w:rPr/>
              <w:t xml:space="preserve">9.768e-131 </w:t>
            </w:r>
            <w:bookmarkStart w:id="349" w:name="TBL-2-13-"/>
            <w:bookmarkStart w:id="350" w:name="TBL-2-13-1"/>
            <w:bookmarkEnd w:id="349"/>
            <w:bookmarkEnd w:id="350"/>
          </w:p>
        </w:tc>
      </w:tr>
      <w:tr>
        <w:trPr/>
        <w:tc>
          <w:tcPr>
            <w:tcW w:w="2795" w:type="dxa"/>
            <w:tcBorders/>
            <w:shd w:color="auto" w:fill="auto" w:val="clear"/>
            <w:vAlign w:val="center"/>
          </w:tcPr>
          <w:p>
            <w:pPr>
              <w:pStyle w:val="TableContents"/>
              <w:spacing w:before="0" w:after="283"/>
              <w:rPr/>
            </w:pPr>
            <w:r>
              <w:rPr/>
              <w:t xml:space="preserve">chr8 </w:t>
            </w:r>
            <w:bookmarkStart w:id="351" w:name="TBL-2-13-2"/>
            <w:bookmarkEnd w:id="351"/>
          </w:p>
        </w:tc>
        <w:tc>
          <w:tcPr>
            <w:tcW w:w="2241" w:type="dxa"/>
            <w:tcBorders/>
            <w:shd w:color="auto" w:fill="auto" w:val="clear"/>
            <w:vAlign w:val="center"/>
          </w:tcPr>
          <w:p>
            <w:pPr>
              <w:pStyle w:val="TableContents"/>
              <w:spacing w:before="0" w:after="283"/>
              <w:rPr/>
            </w:pPr>
            <w:r>
              <w:rPr/>
              <w:t xml:space="preserve">0.312 </w:t>
            </w:r>
            <w:bookmarkStart w:id="352" w:name="TBL-2-13-3"/>
            <w:bookmarkEnd w:id="352"/>
          </w:p>
        </w:tc>
        <w:tc>
          <w:tcPr>
            <w:tcW w:w="4146" w:type="dxa"/>
            <w:tcBorders/>
            <w:shd w:color="auto" w:fill="auto" w:val="clear"/>
            <w:vAlign w:val="center"/>
          </w:tcPr>
          <w:p>
            <w:pPr>
              <w:pStyle w:val="TableContents"/>
              <w:spacing w:before="0" w:after="283"/>
              <w:rPr/>
            </w:pPr>
            <w:r>
              <w:rPr/>
              <w:t xml:space="preserve">6.722e-19 </w:t>
            </w:r>
          </w:p>
        </w:tc>
      </w:tr>
    </w:tbl>
    <w:p>
      <w:pPr>
        <w:pStyle w:val="TextBody"/>
        <w:spacing w:before="0" w:after="0"/>
        <w:rPr/>
      </w:pPr>
      <w:r>
        <w:rPr/>
      </w:r>
    </w:p>
    <w:p>
      <w:pPr>
        <w:pStyle w:val="TextBody"/>
        <w:rPr/>
      </w:pPr>
      <w:r>
        <w:rPr/>
        <w:t xml:space="preserve">Table 2: Silhouette scores for cluster assignments on </w:t>
      </w:r>
      <w:r>
        <w:rPr>
          <w:i/>
        </w:rPr>
        <w:t xml:space="preserve">q </w:t>
      </w:r>
      <w:r>
        <w:rPr/>
        <w:t xml:space="preserve">arms of chromosomes in sample HG002 where two clusters of reads are present, and adjusted </w:t>
      </w:r>
      <w:r>
        <w:rPr>
          <w:i/>
        </w:rPr>
        <w:t>p</w:t>
      </w:r>
      <w:r>
        <w:rPr/>
        <w:t>-values for the Mann-Whitney U test for the difference of within-cluster and out-of-cluster relative pairwise Levenshtein distances.</w:t>
      </w:r>
    </w:p>
    <w:p>
      <w:pPr>
        <w:pStyle w:val="TextBodynoindent"/>
        <w:rPr>
          <w:b/>
          <w:b/>
        </w:rPr>
      </w:pPr>
      <w:r>
        <w:rPr>
          <w:b/>
        </w:rPr>
      </w:r>
      <w:r>
        <w:br w:type="page"/>
      </w:r>
    </w:p>
    <w:p>
      <w:pPr>
        <w:pStyle w:val="TextBodynoindent"/>
        <w:rPr/>
      </w:pPr>
      <w:bookmarkStart w:id="353" w:name="Q1-1-42"/>
      <w:bookmarkEnd w:id="353"/>
      <w:r>
        <w:rPr>
          <w:b/>
        </w:rPr>
        <w:t>Haplotype Diversity and Sequence Heterogeneity of</w:t>
      </w:r>
      <w:r>
        <w:rPr/>
        <w:t xml:space="preserve"> </w:t>
      </w:r>
      <w:r>
        <w:rPr>
          <w:b/>
        </w:rPr>
        <w:t>Human Telomeres</w:t>
      </w:r>
      <w:r>
        <w:rPr/>
        <w:br/>
        <w:t> </w:t>
        <w:br/>
        <w:t xml:space="preserve">Kirill Grigorev, Jonathan Foox </w:t>
      </w:r>
      <w:r>
        <w:rPr>
          <w:i/>
        </w:rPr>
        <w:t>et al.</w:t>
      </w:r>
      <w:r>
        <w:rPr/>
        <w:t xml:space="preserve"> </w:t>
      </w:r>
    </w:p>
    <w:p>
      <w:pPr>
        <w:pStyle w:val="Heading3"/>
        <w:rPr/>
      </w:pPr>
      <w:bookmarkStart w:id="354" w:name="x1-19000"/>
      <w:bookmarkEnd w:id="354"/>
      <w:r>
        <w:rPr/>
        <w:t>Supplementary materials</w:t>
      </w:r>
    </w:p>
    <w:p>
      <w:pPr>
        <w:pStyle w:val="Heading4"/>
        <w:rPr/>
      </w:pPr>
      <w:bookmarkStart w:id="355" w:name="x1-20000"/>
      <w:bookmarkEnd w:id="355"/>
      <w:r>
        <w:rPr/>
        <w:t>Supplementary methods</w:t>
      </w:r>
    </w:p>
    <w:p>
      <w:pPr>
        <w:pStyle w:val="TextBodynoindent"/>
        <w:rPr/>
      </w:pPr>
      <w:bookmarkStart w:id="356" w:name="Q1-1-45"/>
      <w:bookmarkStart w:id="357" w:name="x1-20000doc"/>
      <w:bookmarkEnd w:id="356"/>
      <w:bookmarkEnd w:id="357"/>
      <w:r>
        <w:rPr/>
        <w:t xml:space="preserve">To test the presence of non-canonical repeat motifs in datasets generated by technologies other than SMRT, </w:t>
      </w:r>
      <w:commentRangeStart w:id="4"/>
      <w:r>
        <w:rPr/>
        <w:t>we generated</w:t>
      </w:r>
      <w:r>
        <w:rPr/>
      </w:r>
      <w:commentRangeEnd w:id="4"/>
      <w:r>
        <w:commentReference w:id="4"/>
      </w:r>
      <w:r>
        <w:rPr/>
        <w:t xml:space="preserve"> four whole-genome Illumina datasets (mean coverage ∼104x) and three linked-read 10X datasets (mean coverage ∼28x) for one individual at different timepoints aboard the International Space Station (ISS), and one additional linked-read 10X dataset (coverage ∼47x) for another individual aboard the ISS. From these datasets, candidate telomeric short reads were selected using </w:t>
      </w:r>
      <w:r>
        <w:rPr>
          <w:i/>
        </w:rPr>
        <w:t>Telomerecat</w:t>
      </w:r>
      <w:bookmarkStart w:id="358" w:name="page.S-1"/>
      <w:bookmarkEnd w:id="358"/>
      <w:r>
        <w:rPr>
          <w:i/>
        </w:rPr>
        <w:t xml:space="preserve"> </w:t>
      </w:r>
      <w:r>
        <w:rPr/>
        <w:t>[</w:t>
      </w:r>
      <w:hyperlink r:id="rId38">
        <w:r>
          <w:rPr>
            <w:rStyle w:val="InternetLink"/>
          </w:rPr>
          <w:t>25</w:t>
        </w:r>
      </w:hyperlink>
      <w:r>
        <w:rPr/>
        <w:t xml:space="preserve">], and enriched repeated motifs were discovered </w:t>
      </w:r>
      <w:r>
        <w:rPr>
          <w:i/>
        </w:rPr>
        <w:t xml:space="preserve">de novo </w:t>
      </w:r>
      <w:r>
        <w:rPr/>
        <w:t xml:space="preserve">with the method described in </w:t>
      </w:r>
      <w:hyperlink w:anchor="x1-8000doc" w:tgtFrame="Current Document">
        <w:r>
          <w:rPr>
            <w:rStyle w:val="InternetLink"/>
          </w:rPr>
          <w:t>Materials and Methods</w:t>
        </w:r>
      </w:hyperlink>
      <w:r>
        <w:rPr/>
        <w:t xml:space="preserve">. </w:t>
      </w:r>
      <w:r>
        <w:rPr>
          <w:i/>
        </w:rPr>
        <w:t>p</w:t>
      </w:r>
      <w:r>
        <w:rPr/>
        <w:t>-values were combined with the Mudholkar-George method [</w:t>
      </w:r>
      <w:hyperlink r:id="rId39">
        <w:r>
          <w:rPr>
            <w:rStyle w:val="InternetLink"/>
          </w:rPr>
          <w:t>27</w:t>
        </w:r>
      </w:hyperlink>
      <w:r>
        <w:rPr/>
        <w:t xml:space="preserve">] within each technology (Illumina, 10X), and the Bonferroni multiple testing correction was applied (note: the Bonferroni correction was applied simultaneously to the </w:t>
      </w:r>
      <w:r>
        <w:rPr>
          <w:i/>
        </w:rPr>
        <w:t>p</w:t>
      </w:r>
      <w:r>
        <w:rPr/>
        <w:t>-values for the motifs in PacBio reads (</w:t>
      </w:r>
      <w:hyperlink w:anchor="table.1" w:tgtFrame="Current Document">
        <w:r>
          <w:rPr>
            <w:rStyle w:val="InternetLink"/>
          </w:rPr>
          <w:t>Table </w:t>
        </w:r>
      </w:hyperlink>
      <w:hyperlink w:anchor="x1-180011" w:tgtFrame="Current Document">
        <w:r>
          <w:rPr>
            <w:rStyle w:val="InternetLink"/>
          </w:rPr>
          <w:t>1</w:t>
        </w:r>
      </w:hyperlink>
      <w:r>
        <w:rPr/>
        <w:t xml:space="preserve">) and for the motifs in short and linked reads). Motifs that were significantly enriched (adjusted </w:t>
      </w:r>
      <w:r>
        <w:rPr>
          <w:i/>
        </w:rPr>
        <w:t>p</w:t>
      </w:r>
      <w:r>
        <w:rPr/>
        <w:t>-value below the cutoff of 0.05) in the datasets produced by all three technologies (PacBio, Illumina, 10X), with respect to reverse-complemented equivalence, were reported (</w:t>
      </w:r>
      <w:hyperlink w:anchor="x1-220022" w:tgtFrame="Current Document">
        <w:r>
          <w:rPr>
            <w:rStyle w:val="InternetLink"/>
          </w:rPr>
          <w:t>Table S2</w:t>
        </w:r>
      </w:hyperlink>
      <w:r>
        <w:rPr/>
        <w:t xml:space="preserve">). </w:t>
      </w:r>
    </w:p>
    <w:p>
      <w:pPr>
        <w:pStyle w:val="Heading4"/>
        <w:rPr/>
      </w:pPr>
      <w:bookmarkStart w:id="359" w:name="x1-21000"/>
      <w:bookmarkEnd w:id="359"/>
      <w:r>
        <w:rPr/>
        <w:t>Supplementary figures</w:t>
      </w:r>
    </w:p>
    <w:p>
      <w:pPr>
        <w:pStyle w:val="TextBodynoindent"/>
        <w:rPr/>
      </w:pPr>
      <w:bookmarkStart w:id="360" w:name="Q1-1-47"/>
      <w:bookmarkStart w:id="361" w:name="x1-21000doc"/>
      <w:bookmarkStart w:id="362" w:name="x1-210011"/>
      <w:bookmarkEnd w:id="360"/>
      <w:bookmarkEnd w:id="361"/>
      <w:bookmarkEnd w:id="362"/>
      <w:r>
        <w:rPr/>
        <w:drawing>
          <wp:inline distT="0" distB="0" distL="0" distR="0">
            <wp:extent cx="6437630" cy="77266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0"/>
                    <a:stretch>
                      <a:fillRect/>
                    </a:stretch>
                  </pic:blipFill>
                  <pic:spPr bwMode="auto">
                    <a:xfrm>
                      <a:off x="0" y="0"/>
                      <a:ext cx="6437630" cy="7726680"/>
                    </a:xfrm>
                    <a:prstGeom prst="rect">
                      <a:avLst/>
                    </a:prstGeom>
                  </pic:spPr>
                </pic:pic>
              </a:graphicData>
            </a:graphic>
          </wp:inline>
        </w:drawing>
      </w:r>
      <w:r>
        <w:rPr/>
        <w:t xml:space="preserve"> </w:t>
      </w:r>
    </w:p>
    <w:p>
      <w:pPr>
        <w:pStyle w:val="TextBody"/>
        <w:rPr/>
      </w:pPr>
      <w:r>
        <w:rPr/>
        <w:t xml:space="preserve">Figure S1: Mapping of candidate telomeric PacBio CCS reads from datasets (A) HG001 and (B) HG005. Chromosomes are displayed schematically, centered around the centromere, with only the arms shown to which candidate reads aligned. Vertical red dashed lines denote the position of the boundary of the annotated telomeric tract. Coordinates are given in bp, relative to the positions of the telomeric tract boundaries. </w:t>
      </w:r>
    </w:p>
    <w:p>
      <w:pPr>
        <w:pStyle w:val="TextBodynoindent"/>
        <w:rPr/>
      </w:pPr>
      <w:bookmarkStart w:id="363" w:name="x1-210022"/>
      <w:bookmarkEnd w:id="363"/>
      <w:r>
        <w:rPr/>
        <w:drawing>
          <wp:inline distT="0" distB="0" distL="0" distR="0">
            <wp:extent cx="6638290" cy="28073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1"/>
                    <a:stretch>
                      <a:fillRect/>
                    </a:stretch>
                  </pic:blipFill>
                  <pic:spPr bwMode="auto">
                    <a:xfrm>
                      <a:off x="0" y="0"/>
                      <a:ext cx="6638290" cy="2807335"/>
                    </a:xfrm>
                    <a:prstGeom prst="rect">
                      <a:avLst/>
                    </a:prstGeom>
                  </pic:spPr>
                </pic:pic>
              </a:graphicData>
            </a:graphic>
          </wp:inline>
        </w:drawing>
      </w:r>
      <w:r>
        <w:rPr/>
        <w:t xml:space="preserve"> </w:t>
      </w:r>
    </w:p>
    <w:p>
      <w:pPr>
        <w:pStyle w:val="TextBody"/>
        <w:rPr/>
      </w:pPr>
      <w:r>
        <w:rPr/>
        <w:t xml:space="preserve">Figure S2: Densities of top three enriched motifs (contributing to at least 0.5% of the repeat content) at ends of chromosomal </w:t>
      </w:r>
      <w:r>
        <w:rPr>
          <w:i/>
        </w:rPr>
        <w:t xml:space="preserve">p </w:t>
      </w:r>
      <w:r>
        <w:rPr/>
        <w:t xml:space="preserve">arms of the HG002 dataset. Only the arms covered by at least 20 reads are displayed. Genomic coordinates are given in Mbp. Vertical red dashed lines denote the position of the boundary of the annotated telomeric tract. </w:t>
      </w:r>
    </w:p>
    <w:p>
      <w:pPr>
        <w:pStyle w:val="TextBodynoindent"/>
        <w:rPr/>
      </w:pPr>
      <w:bookmarkStart w:id="364" w:name="x1-210033"/>
      <w:bookmarkEnd w:id="364"/>
      <w:r>
        <w:rPr/>
        <w:drawing>
          <wp:inline distT="0" distB="0" distL="0" distR="0">
            <wp:extent cx="5879465" cy="77266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42"/>
                    <a:stretch>
                      <a:fillRect/>
                    </a:stretch>
                  </pic:blipFill>
                  <pic:spPr bwMode="auto">
                    <a:xfrm>
                      <a:off x="0" y="0"/>
                      <a:ext cx="5879465" cy="7726680"/>
                    </a:xfrm>
                    <a:prstGeom prst="rect">
                      <a:avLst/>
                    </a:prstGeom>
                  </pic:spPr>
                </pic:pic>
              </a:graphicData>
            </a:graphic>
          </wp:inline>
        </w:drawing>
      </w:r>
      <w:r>
        <w:rPr/>
        <w:t xml:space="preserve"> </w:t>
      </w:r>
    </w:p>
    <w:p>
      <w:pPr>
        <w:pStyle w:val="TextBody"/>
        <w:rPr/>
      </w:pPr>
      <w:r>
        <w:rPr/>
        <w:t xml:space="preserve">Figure S3: Motif densities at ends of chromosomal (A) </w:t>
      </w:r>
      <w:r>
        <w:rPr>
          <w:i/>
        </w:rPr>
        <w:t xml:space="preserve">p </w:t>
      </w:r>
      <w:r>
        <w:rPr/>
        <w:t xml:space="preserve">and (B) </w:t>
      </w:r>
      <w:r>
        <w:rPr>
          <w:i/>
        </w:rPr>
        <w:t xml:space="preserve">q </w:t>
      </w:r>
      <w:r>
        <w:rPr/>
        <w:t xml:space="preserve">arms of the HG001 dataset. Only the arms covered by at least 20 reads are displayed. Genomic coordinates are given in Mbp. </w:t>
      </w:r>
    </w:p>
    <w:p>
      <w:pPr>
        <w:pStyle w:val="TextBodynoindent"/>
        <w:rPr/>
      </w:pPr>
      <w:bookmarkStart w:id="365" w:name="x1-210044"/>
      <w:bookmarkEnd w:id="365"/>
      <w:r>
        <w:rPr/>
        <w:drawing>
          <wp:inline distT="0" distB="0" distL="0" distR="0">
            <wp:extent cx="5605145" cy="772668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43"/>
                    <a:stretch>
                      <a:fillRect/>
                    </a:stretch>
                  </pic:blipFill>
                  <pic:spPr bwMode="auto">
                    <a:xfrm>
                      <a:off x="0" y="0"/>
                      <a:ext cx="5605145" cy="7726680"/>
                    </a:xfrm>
                    <a:prstGeom prst="rect">
                      <a:avLst/>
                    </a:prstGeom>
                  </pic:spPr>
                </pic:pic>
              </a:graphicData>
            </a:graphic>
          </wp:inline>
        </w:drawing>
      </w:r>
      <w:r>
        <w:rPr/>
        <w:t xml:space="preserve"> </w:t>
      </w:r>
    </w:p>
    <w:p>
      <w:pPr>
        <w:pStyle w:val="TextBody"/>
        <w:rPr/>
      </w:pPr>
      <w:r>
        <w:rPr/>
        <w:t xml:space="preserve">Figure S4: Motif densities at ends of chromosomal (A) </w:t>
      </w:r>
      <w:r>
        <w:rPr>
          <w:i/>
        </w:rPr>
        <w:t xml:space="preserve">p </w:t>
      </w:r>
      <w:r>
        <w:rPr/>
        <w:t xml:space="preserve">and (B) </w:t>
      </w:r>
      <w:r>
        <w:rPr>
          <w:i/>
        </w:rPr>
        <w:t xml:space="preserve">q </w:t>
      </w:r>
      <w:r>
        <w:rPr/>
        <w:t xml:space="preserve">arms of the HG005 dataset. Only the arms covered by at least 20 reads are displayed. Genomic coordinates are given in Mbp. </w:t>
      </w:r>
    </w:p>
    <w:p>
      <w:pPr>
        <w:pStyle w:val="TextBodynoindent"/>
        <w:rPr/>
      </w:pPr>
      <w:bookmarkStart w:id="366" w:name="x1-210055"/>
      <w:bookmarkEnd w:id="366"/>
      <w:r>
        <w:rPr/>
        <w:drawing>
          <wp:inline distT="0" distB="0" distL="0" distR="0">
            <wp:extent cx="3875405" cy="366776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4"/>
                    <a:stretch>
                      <a:fillRect/>
                    </a:stretch>
                  </pic:blipFill>
                  <pic:spPr bwMode="auto">
                    <a:xfrm>
                      <a:off x="0" y="0"/>
                      <a:ext cx="3875405" cy="3667760"/>
                    </a:xfrm>
                    <a:prstGeom prst="rect">
                      <a:avLst/>
                    </a:prstGeom>
                  </pic:spPr>
                </pic:pic>
              </a:graphicData>
            </a:graphic>
          </wp:inline>
        </w:drawing>
      </w:r>
      <w:r>
        <w:rPr/>
        <w:t xml:space="preserve"> </w:t>
      </w:r>
    </w:p>
    <w:p>
      <w:pPr>
        <w:pStyle w:val="TextBody"/>
        <w:rPr/>
      </w:pPr>
      <w:r>
        <w:rPr/>
        <w:t xml:space="preserve">Figure S5: Distribution of motif entropies in 10 bp windows of candidate PacBio CCS reads aligning to the same chromosomal arms in GIAB datasets HG001, HG002, and HG005. Red solid lines denote the position of the median (0.000 in all three datasets), and red dashed lines denote the 3rd quartile (0.166, 0.074, and 0.211, respectively). </w:t>
      </w:r>
    </w:p>
    <w:p>
      <w:pPr>
        <w:pStyle w:val="Heading4"/>
        <w:rPr/>
      </w:pPr>
      <w:r>
        <w:rPr/>
      </w:r>
      <w:r>
        <w:br w:type="page"/>
      </w:r>
    </w:p>
    <w:p>
      <w:pPr>
        <w:pStyle w:val="Heading4"/>
        <w:rPr/>
      </w:pPr>
      <w:bookmarkStart w:id="367" w:name="x1-22000"/>
      <w:bookmarkEnd w:id="367"/>
      <w:r>
        <w:rPr/>
        <w:t>Supplementary tables</w:t>
      </w:r>
    </w:p>
    <w:p>
      <w:pPr>
        <w:pStyle w:val="Normal"/>
        <w:rPr>
          <w:sz w:val="4"/>
          <w:szCs w:val="4"/>
        </w:rPr>
      </w:pPr>
      <w:r>
        <w:rPr>
          <w:sz w:val="4"/>
          <w:szCs w:val="4"/>
        </w:rPr>
      </w:r>
      <w:bookmarkStart w:id="368" w:name="TBL-3-6"/>
      <w:bookmarkStart w:id="369" w:name="Q1-1-54"/>
      <w:bookmarkStart w:id="370" w:name="x1-220011"/>
      <w:bookmarkStart w:id="371" w:name="TBL-3"/>
      <w:bookmarkStart w:id="372" w:name="TBL-3-1g"/>
      <w:bookmarkStart w:id="373" w:name="TBL-3-1"/>
      <w:bookmarkStart w:id="374" w:name="TBL-3-3"/>
      <w:bookmarkStart w:id="375" w:name="TBL-3-4"/>
      <w:bookmarkStart w:id="376" w:name="TBL-3-5"/>
      <w:bookmarkStart w:id="377" w:name="TBL-3-2"/>
      <w:bookmarkStart w:id="378" w:name="TBL-3-6"/>
      <w:bookmarkStart w:id="379" w:name="Q1-1-54"/>
      <w:bookmarkStart w:id="380" w:name="x1-220011"/>
      <w:bookmarkStart w:id="381" w:name="TBL-3"/>
      <w:bookmarkStart w:id="382" w:name="TBL-3-1g"/>
      <w:bookmarkStart w:id="383" w:name="TBL-3-1"/>
      <w:bookmarkStart w:id="384" w:name="TBL-3-3"/>
      <w:bookmarkStart w:id="385" w:name="TBL-3-4"/>
      <w:bookmarkStart w:id="386" w:name="TBL-3-5"/>
      <w:bookmarkStart w:id="387" w:name="TBL-3-2"/>
      <w:bookmarkEnd w:id="378"/>
      <w:bookmarkEnd w:id="379"/>
      <w:bookmarkEnd w:id="380"/>
      <w:bookmarkEnd w:id="381"/>
      <w:bookmarkEnd w:id="382"/>
      <w:bookmarkEnd w:id="383"/>
      <w:bookmarkEnd w:id="384"/>
      <w:bookmarkEnd w:id="385"/>
      <w:bookmarkEnd w:id="386"/>
      <w:bookmarkEnd w:id="387"/>
    </w:p>
    <w:tbl>
      <w:tblPr>
        <w:tblW w:w="8282" w:type="dxa"/>
        <w:jc w:val="left"/>
        <w:tblInd w:w="0" w:type="dxa"/>
        <w:tblCellMar>
          <w:top w:w="0" w:type="dxa"/>
          <w:left w:w="0" w:type="dxa"/>
          <w:bottom w:w="0" w:type="dxa"/>
          <w:right w:w="0" w:type="dxa"/>
        </w:tblCellMar>
        <w:tblLook w:val="04a0" w:noVBand="1" w:noHBand="0" w:lastColumn="0" w:firstColumn="1" w:lastRow="0" w:firstRow="1"/>
      </w:tblPr>
      <w:tblGrid>
        <w:gridCol w:w="1713"/>
        <w:gridCol w:w="3236"/>
        <w:gridCol w:w="718"/>
        <w:gridCol w:w="900"/>
        <w:gridCol w:w="900"/>
        <w:gridCol w:w="814"/>
      </w:tblGrid>
      <w:tr>
        <w:trPr/>
        <w:tc>
          <w:tcPr>
            <w:tcW w:w="1713" w:type="dxa"/>
            <w:tcBorders/>
            <w:shd w:color="auto" w:fill="auto" w:val="clear"/>
            <w:vAlign w:val="center"/>
          </w:tcPr>
          <w:p>
            <w:pPr>
              <w:pStyle w:val="TableContents"/>
              <w:spacing w:before="0" w:after="283"/>
              <w:rPr>
                <w:b/>
                <w:b/>
              </w:rPr>
            </w:pPr>
            <w:r>
              <w:rPr>
                <w:b/>
              </w:rPr>
              <w:t>Chromosome</w:t>
            </w:r>
            <w:bookmarkStart w:id="388" w:name="TBL-3-1-2"/>
            <w:bookmarkEnd w:id="388"/>
          </w:p>
        </w:tc>
        <w:tc>
          <w:tcPr>
            <w:tcW w:w="3236" w:type="dxa"/>
            <w:tcBorders/>
            <w:shd w:color="auto" w:fill="auto" w:val="clear"/>
            <w:vAlign w:val="center"/>
          </w:tcPr>
          <w:p>
            <w:pPr>
              <w:pStyle w:val="TableContents"/>
              <w:spacing w:before="0" w:after="283"/>
              <w:rPr>
                <w:b/>
                <w:b/>
              </w:rPr>
            </w:pPr>
            <w:r>
              <w:rPr>
                <w:b/>
              </w:rPr>
              <w:t xml:space="preserve">Reference contig </w:t>
            </w:r>
            <w:bookmarkStart w:id="389" w:name="TBL-3-1-3"/>
            <w:bookmarkEnd w:id="389"/>
          </w:p>
        </w:tc>
        <w:tc>
          <w:tcPr>
            <w:tcW w:w="718" w:type="dxa"/>
            <w:tcBorders/>
            <w:shd w:color="auto" w:fill="auto" w:val="clear"/>
            <w:vAlign w:val="center"/>
          </w:tcPr>
          <w:p>
            <w:pPr>
              <w:pStyle w:val="TableContents"/>
              <w:spacing w:before="0" w:after="283"/>
              <w:rPr>
                <w:b/>
                <w:b/>
              </w:rPr>
            </w:pPr>
            <w:r>
              <w:rPr>
                <w:b/>
              </w:rPr>
              <w:t>Arm</w:t>
            </w:r>
            <w:bookmarkStart w:id="390" w:name="TBL-3-1-4"/>
            <w:bookmarkEnd w:id="390"/>
          </w:p>
        </w:tc>
        <w:tc>
          <w:tcPr>
            <w:tcW w:w="900" w:type="dxa"/>
            <w:tcBorders/>
            <w:shd w:color="auto" w:fill="auto" w:val="clear"/>
            <w:vAlign w:val="center"/>
          </w:tcPr>
          <w:p>
            <w:pPr>
              <w:pStyle w:val="TableContents"/>
              <w:spacing w:before="0" w:after="283"/>
              <w:rPr>
                <w:b/>
                <w:b/>
              </w:rPr>
            </w:pPr>
            <w:r>
              <w:rPr>
                <w:b/>
              </w:rPr>
              <w:t>HG001</w:t>
            </w:r>
            <w:bookmarkStart w:id="391" w:name="TBL-3-1-5"/>
            <w:bookmarkEnd w:id="391"/>
          </w:p>
        </w:tc>
        <w:tc>
          <w:tcPr>
            <w:tcW w:w="900" w:type="dxa"/>
            <w:tcBorders/>
            <w:shd w:color="auto" w:fill="auto" w:val="clear"/>
            <w:vAlign w:val="center"/>
          </w:tcPr>
          <w:p>
            <w:pPr>
              <w:pStyle w:val="TableContents"/>
              <w:spacing w:before="0" w:after="283"/>
              <w:rPr>
                <w:b/>
                <w:b/>
              </w:rPr>
            </w:pPr>
            <w:r>
              <w:rPr>
                <w:b/>
              </w:rPr>
              <w:t>HG002</w:t>
            </w:r>
            <w:bookmarkStart w:id="392" w:name="TBL-3-1-6"/>
            <w:bookmarkEnd w:id="392"/>
          </w:p>
        </w:tc>
        <w:tc>
          <w:tcPr>
            <w:tcW w:w="814" w:type="dxa"/>
            <w:tcBorders/>
            <w:shd w:color="auto" w:fill="auto" w:val="clear"/>
            <w:vAlign w:val="center"/>
          </w:tcPr>
          <w:p>
            <w:pPr>
              <w:pStyle w:val="TableContents"/>
              <w:spacing w:before="0" w:after="283"/>
              <w:rPr>
                <w:b/>
                <w:b/>
              </w:rPr>
            </w:pPr>
            <w:r>
              <w:rPr>
                <w:b/>
              </w:rPr>
              <w:t>HG005</w:t>
            </w:r>
          </w:p>
        </w:tc>
      </w:tr>
      <w:tr>
        <w:trPr/>
        <w:tc>
          <w:tcPr>
            <w:tcW w:w="1713" w:type="dxa"/>
            <w:tcBorders/>
            <w:shd w:color="auto" w:fill="auto" w:val="clear"/>
            <w:vAlign w:val="center"/>
          </w:tcPr>
          <w:p>
            <w:pPr>
              <w:pStyle w:val="TableContents"/>
              <w:spacing w:before="0" w:after="283"/>
              <w:rPr/>
            </w:pPr>
            <w:r>
              <w:rPr/>
              <w:t xml:space="preserve">chr2 </w:t>
            </w:r>
            <w:bookmarkStart w:id="393" w:name="TBL-3-2-2"/>
            <w:bookmarkEnd w:id="393"/>
          </w:p>
        </w:tc>
        <w:tc>
          <w:tcPr>
            <w:tcW w:w="3236" w:type="dxa"/>
            <w:tcBorders/>
            <w:shd w:color="auto" w:fill="auto" w:val="clear"/>
            <w:vAlign w:val="center"/>
          </w:tcPr>
          <w:p>
            <w:pPr>
              <w:pStyle w:val="TableContents"/>
              <w:spacing w:before="0" w:after="283"/>
              <w:rPr/>
            </w:pPr>
            <w:r>
              <w:rPr/>
              <w:t xml:space="preserve">2qtel_1-500K_1_12_12_rc </w:t>
            </w:r>
            <w:bookmarkStart w:id="394" w:name="TBL-3-2-3"/>
            <w:bookmarkEnd w:id="394"/>
          </w:p>
        </w:tc>
        <w:tc>
          <w:tcPr>
            <w:tcW w:w="718" w:type="dxa"/>
            <w:tcBorders/>
            <w:shd w:color="auto" w:fill="auto" w:val="clear"/>
            <w:vAlign w:val="center"/>
          </w:tcPr>
          <w:p>
            <w:pPr>
              <w:pStyle w:val="TableContents"/>
              <w:spacing w:before="0" w:after="283"/>
              <w:rPr/>
            </w:pPr>
            <w:r>
              <w:rPr/>
              <w:t xml:space="preserve">q </w:t>
            </w:r>
            <w:bookmarkStart w:id="395" w:name="TBL-3-2-4"/>
            <w:bookmarkEnd w:id="395"/>
          </w:p>
        </w:tc>
        <w:tc>
          <w:tcPr>
            <w:tcW w:w="900" w:type="dxa"/>
            <w:tcBorders/>
            <w:shd w:color="auto" w:fill="auto" w:val="clear"/>
            <w:vAlign w:val="center"/>
          </w:tcPr>
          <w:p>
            <w:pPr>
              <w:pStyle w:val="TableContents"/>
              <w:spacing w:before="0" w:after="283"/>
              <w:rPr/>
            </w:pPr>
            <w:r>
              <w:rPr/>
              <w:t xml:space="preserve">0 </w:t>
            </w:r>
            <w:bookmarkStart w:id="396" w:name="TBL-3-2-5"/>
            <w:bookmarkEnd w:id="396"/>
          </w:p>
        </w:tc>
        <w:tc>
          <w:tcPr>
            <w:tcW w:w="900" w:type="dxa"/>
            <w:tcBorders/>
            <w:shd w:color="auto" w:fill="auto" w:val="clear"/>
            <w:vAlign w:val="center"/>
          </w:tcPr>
          <w:p>
            <w:pPr>
              <w:pStyle w:val="TableContents"/>
              <w:spacing w:before="0" w:after="283"/>
              <w:rPr/>
            </w:pPr>
            <w:r>
              <w:rPr/>
              <w:t xml:space="preserve">0 </w:t>
            </w:r>
            <w:bookmarkStart w:id="397" w:name="TBL-3-2-6"/>
            <w:bookmarkEnd w:id="397"/>
          </w:p>
        </w:tc>
        <w:tc>
          <w:tcPr>
            <w:tcW w:w="814" w:type="dxa"/>
            <w:tcBorders/>
            <w:shd w:color="auto" w:fill="auto" w:val="clear"/>
            <w:vAlign w:val="center"/>
          </w:tcPr>
          <w:p>
            <w:pPr>
              <w:pStyle w:val="TableContents"/>
              <w:spacing w:before="0" w:after="283"/>
              <w:rPr/>
            </w:pPr>
            <w:r>
              <w:rPr/>
              <w:t xml:space="preserve">1 </w:t>
            </w:r>
            <w:bookmarkStart w:id="398" w:name="TBL-3-3-1"/>
            <w:bookmarkStart w:id="399" w:name="TBL-3-3-"/>
            <w:bookmarkEnd w:id="398"/>
            <w:bookmarkEnd w:id="399"/>
          </w:p>
        </w:tc>
      </w:tr>
      <w:tr>
        <w:trPr/>
        <w:tc>
          <w:tcPr>
            <w:tcW w:w="1713" w:type="dxa"/>
            <w:tcBorders/>
            <w:shd w:color="auto" w:fill="auto" w:val="clear"/>
            <w:vAlign w:val="center"/>
          </w:tcPr>
          <w:p>
            <w:pPr>
              <w:pStyle w:val="TableContents"/>
              <w:spacing w:before="0" w:after="283"/>
              <w:rPr/>
            </w:pPr>
            <w:r>
              <w:rPr/>
              <w:t xml:space="preserve">chr2 </w:t>
            </w:r>
            <w:bookmarkStart w:id="400" w:name="TBL-3-3-2"/>
            <w:bookmarkEnd w:id="400"/>
          </w:p>
        </w:tc>
        <w:tc>
          <w:tcPr>
            <w:tcW w:w="3236" w:type="dxa"/>
            <w:tcBorders/>
            <w:shd w:color="auto" w:fill="auto" w:val="clear"/>
            <w:vAlign w:val="center"/>
          </w:tcPr>
          <w:p>
            <w:pPr>
              <w:pStyle w:val="TableContents"/>
              <w:spacing w:before="0" w:after="283"/>
              <w:rPr/>
            </w:pPr>
            <w:r>
              <w:rPr/>
              <w:t xml:space="preserve">chr2 </w:t>
            </w:r>
            <w:bookmarkStart w:id="401" w:name="TBL-3-3-3"/>
            <w:bookmarkEnd w:id="401"/>
          </w:p>
        </w:tc>
        <w:tc>
          <w:tcPr>
            <w:tcW w:w="718" w:type="dxa"/>
            <w:tcBorders/>
            <w:shd w:color="auto" w:fill="auto" w:val="clear"/>
            <w:vAlign w:val="center"/>
          </w:tcPr>
          <w:p>
            <w:pPr>
              <w:pStyle w:val="TableContents"/>
              <w:spacing w:before="0" w:after="283"/>
              <w:rPr/>
            </w:pPr>
            <w:r>
              <w:rPr/>
              <w:t xml:space="preserve">p </w:t>
            </w:r>
            <w:bookmarkStart w:id="402" w:name="TBL-3-3-4"/>
            <w:bookmarkEnd w:id="402"/>
          </w:p>
        </w:tc>
        <w:tc>
          <w:tcPr>
            <w:tcW w:w="900" w:type="dxa"/>
            <w:tcBorders/>
            <w:shd w:color="auto" w:fill="auto" w:val="clear"/>
            <w:vAlign w:val="center"/>
          </w:tcPr>
          <w:p>
            <w:pPr>
              <w:pStyle w:val="TableContents"/>
              <w:spacing w:before="0" w:after="283"/>
              <w:rPr/>
            </w:pPr>
            <w:r>
              <w:rPr/>
              <w:t xml:space="preserve">5 </w:t>
            </w:r>
            <w:bookmarkStart w:id="403" w:name="TBL-3-3-5"/>
            <w:bookmarkEnd w:id="403"/>
          </w:p>
        </w:tc>
        <w:tc>
          <w:tcPr>
            <w:tcW w:w="900" w:type="dxa"/>
            <w:tcBorders/>
            <w:shd w:color="auto" w:fill="auto" w:val="clear"/>
            <w:vAlign w:val="center"/>
          </w:tcPr>
          <w:p>
            <w:pPr>
              <w:pStyle w:val="TableContents"/>
              <w:spacing w:before="0" w:after="283"/>
              <w:rPr/>
            </w:pPr>
            <w:r>
              <w:rPr/>
              <w:t xml:space="preserve">16 </w:t>
            </w:r>
            <w:bookmarkStart w:id="404" w:name="TBL-3-3-6"/>
            <w:bookmarkEnd w:id="404"/>
          </w:p>
        </w:tc>
        <w:tc>
          <w:tcPr>
            <w:tcW w:w="814" w:type="dxa"/>
            <w:tcBorders/>
            <w:shd w:color="auto" w:fill="auto" w:val="clear"/>
            <w:vAlign w:val="center"/>
          </w:tcPr>
          <w:p>
            <w:pPr>
              <w:pStyle w:val="TableContents"/>
              <w:spacing w:before="0" w:after="283"/>
              <w:rPr/>
            </w:pPr>
            <w:r>
              <w:rPr/>
              <w:t xml:space="preserve">3 </w:t>
            </w:r>
            <w:bookmarkStart w:id="405" w:name="TBL-3-4-"/>
            <w:bookmarkStart w:id="406" w:name="TBL-3-4-1"/>
            <w:bookmarkEnd w:id="405"/>
            <w:bookmarkEnd w:id="406"/>
          </w:p>
        </w:tc>
      </w:tr>
      <w:tr>
        <w:trPr/>
        <w:tc>
          <w:tcPr>
            <w:tcW w:w="1713" w:type="dxa"/>
            <w:tcBorders/>
            <w:shd w:color="auto" w:fill="auto" w:val="clear"/>
            <w:vAlign w:val="center"/>
          </w:tcPr>
          <w:p>
            <w:pPr>
              <w:pStyle w:val="TableContents"/>
              <w:spacing w:before="0" w:after="283"/>
              <w:rPr/>
            </w:pPr>
            <w:r>
              <w:rPr/>
              <w:t xml:space="preserve">chr5 </w:t>
            </w:r>
            <w:bookmarkStart w:id="407" w:name="TBL-3-4-2"/>
            <w:bookmarkEnd w:id="407"/>
          </w:p>
        </w:tc>
        <w:tc>
          <w:tcPr>
            <w:tcW w:w="3236" w:type="dxa"/>
            <w:tcBorders/>
            <w:shd w:color="auto" w:fill="auto" w:val="clear"/>
            <w:vAlign w:val="center"/>
          </w:tcPr>
          <w:p>
            <w:pPr>
              <w:pStyle w:val="TableContents"/>
              <w:spacing w:before="0" w:after="283"/>
              <w:rPr/>
            </w:pPr>
            <w:r>
              <w:rPr/>
              <w:t xml:space="preserve">5qtel_1-500K_1_12_12_rc </w:t>
            </w:r>
            <w:bookmarkStart w:id="408" w:name="TBL-3-4-3"/>
            <w:bookmarkEnd w:id="408"/>
          </w:p>
        </w:tc>
        <w:tc>
          <w:tcPr>
            <w:tcW w:w="718" w:type="dxa"/>
            <w:tcBorders/>
            <w:shd w:color="auto" w:fill="auto" w:val="clear"/>
            <w:vAlign w:val="center"/>
          </w:tcPr>
          <w:p>
            <w:pPr>
              <w:pStyle w:val="TableContents"/>
              <w:spacing w:before="0" w:after="283"/>
              <w:rPr/>
            </w:pPr>
            <w:r>
              <w:rPr/>
              <w:t xml:space="preserve">q </w:t>
            </w:r>
            <w:bookmarkStart w:id="409" w:name="TBL-3-4-4"/>
            <w:bookmarkEnd w:id="409"/>
          </w:p>
        </w:tc>
        <w:tc>
          <w:tcPr>
            <w:tcW w:w="900" w:type="dxa"/>
            <w:tcBorders/>
            <w:shd w:color="auto" w:fill="auto" w:val="clear"/>
            <w:vAlign w:val="center"/>
          </w:tcPr>
          <w:p>
            <w:pPr>
              <w:pStyle w:val="TableContents"/>
              <w:spacing w:before="0" w:after="283"/>
              <w:rPr/>
            </w:pPr>
            <w:r>
              <w:rPr/>
              <w:t xml:space="preserve">42 </w:t>
            </w:r>
            <w:bookmarkStart w:id="410" w:name="TBL-3-4-5"/>
            <w:bookmarkEnd w:id="410"/>
          </w:p>
        </w:tc>
        <w:tc>
          <w:tcPr>
            <w:tcW w:w="900" w:type="dxa"/>
            <w:tcBorders/>
            <w:shd w:color="auto" w:fill="auto" w:val="clear"/>
            <w:vAlign w:val="center"/>
          </w:tcPr>
          <w:p>
            <w:pPr>
              <w:pStyle w:val="TableContents"/>
              <w:spacing w:before="0" w:after="283"/>
              <w:rPr/>
            </w:pPr>
            <w:r>
              <w:rPr/>
              <w:t xml:space="preserve">53 </w:t>
            </w:r>
            <w:bookmarkStart w:id="411" w:name="TBL-3-4-6"/>
            <w:bookmarkEnd w:id="411"/>
          </w:p>
        </w:tc>
        <w:tc>
          <w:tcPr>
            <w:tcW w:w="814" w:type="dxa"/>
            <w:tcBorders/>
            <w:shd w:color="auto" w:fill="auto" w:val="clear"/>
            <w:vAlign w:val="center"/>
          </w:tcPr>
          <w:p>
            <w:pPr>
              <w:pStyle w:val="TableContents"/>
              <w:spacing w:before="0" w:after="283"/>
              <w:rPr/>
            </w:pPr>
            <w:r>
              <w:rPr/>
              <w:t xml:space="preserve">23 </w:t>
            </w:r>
            <w:bookmarkStart w:id="412" w:name="TBL-3-5-"/>
            <w:bookmarkStart w:id="413" w:name="TBL-3-5-1"/>
            <w:bookmarkEnd w:id="412"/>
            <w:bookmarkEnd w:id="413"/>
          </w:p>
        </w:tc>
      </w:tr>
      <w:tr>
        <w:trPr/>
        <w:tc>
          <w:tcPr>
            <w:tcW w:w="1713" w:type="dxa"/>
            <w:tcBorders/>
            <w:shd w:color="auto" w:fill="auto" w:val="clear"/>
            <w:vAlign w:val="center"/>
          </w:tcPr>
          <w:p>
            <w:pPr>
              <w:pStyle w:val="TableContents"/>
              <w:spacing w:before="0" w:after="283"/>
              <w:rPr/>
            </w:pPr>
            <w:r>
              <w:rPr/>
              <w:t xml:space="preserve">chr5 </w:t>
            </w:r>
            <w:bookmarkStart w:id="414" w:name="TBL-3-5-2"/>
            <w:bookmarkEnd w:id="414"/>
          </w:p>
        </w:tc>
        <w:tc>
          <w:tcPr>
            <w:tcW w:w="3236" w:type="dxa"/>
            <w:tcBorders/>
            <w:shd w:color="auto" w:fill="auto" w:val="clear"/>
            <w:vAlign w:val="center"/>
          </w:tcPr>
          <w:p>
            <w:pPr>
              <w:pStyle w:val="TableContents"/>
              <w:spacing w:before="0" w:after="283"/>
              <w:rPr/>
            </w:pPr>
            <w:r>
              <w:rPr/>
              <w:t xml:space="preserve">chr5 </w:t>
            </w:r>
            <w:bookmarkStart w:id="415" w:name="TBL-3-5-3"/>
            <w:bookmarkEnd w:id="415"/>
          </w:p>
        </w:tc>
        <w:tc>
          <w:tcPr>
            <w:tcW w:w="718" w:type="dxa"/>
            <w:tcBorders/>
            <w:shd w:color="auto" w:fill="auto" w:val="clear"/>
            <w:vAlign w:val="center"/>
          </w:tcPr>
          <w:p>
            <w:pPr>
              <w:pStyle w:val="TableContents"/>
              <w:spacing w:before="0" w:after="283"/>
              <w:rPr/>
            </w:pPr>
            <w:r>
              <w:rPr/>
              <w:t xml:space="preserve">p </w:t>
            </w:r>
            <w:bookmarkStart w:id="416" w:name="TBL-3-5-4"/>
            <w:bookmarkEnd w:id="416"/>
          </w:p>
        </w:tc>
        <w:tc>
          <w:tcPr>
            <w:tcW w:w="900" w:type="dxa"/>
            <w:tcBorders/>
            <w:shd w:color="auto" w:fill="auto" w:val="clear"/>
            <w:vAlign w:val="center"/>
          </w:tcPr>
          <w:p>
            <w:pPr>
              <w:pStyle w:val="TableContents"/>
              <w:spacing w:before="0" w:after="283"/>
              <w:rPr/>
            </w:pPr>
            <w:r>
              <w:rPr/>
              <w:t xml:space="preserve">4 </w:t>
            </w:r>
            <w:bookmarkStart w:id="417" w:name="TBL-3-5-5"/>
            <w:bookmarkEnd w:id="417"/>
          </w:p>
        </w:tc>
        <w:tc>
          <w:tcPr>
            <w:tcW w:w="900" w:type="dxa"/>
            <w:tcBorders/>
            <w:shd w:color="auto" w:fill="auto" w:val="clear"/>
            <w:vAlign w:val="center"/>
          </w:tcPr>
          <w:p>
            <w:pPr>
              <w:pStyle w:val="TableContents"/>
              <w:spacing w:before="0" w:after="283"/>
              <w:rPr/>
            </w:pPr>
            <w:r>
              <w:rPr/>
              <w:t xml:space="preserve">15 </w:t>
            </w:r>
            <w:bookmarkStart w:id="418" w:name="TBL-3-5-6"/>
            <w:bookmarkEnd w:id="418"/>
          </w:p>
        </w:tc>
        <w:tc>
          <w:tcPr>
            <w:tcW w:w="814" w:type="dxa"/>
            <w:tcBorders/>
            <w:shd w:color="auto" w:fill="auto" w:val="clear"/>
            <w:vAlign w:val="center"/>
          </w:tcPr>
          <w:p>
            <w:pPr>
              <w:pStyle w:val="TableContents"/>
              <w:spacing w:before="0" w:after="283"/>
              <w:rPr/>
            </w:pPr>
            <w:r>
              <w:rPr/>
              <w:t xml:space="preserve">5 </w:t>
            </w:r>
            <w:bookmarkStart w:id="419" w:name="TBL-3-6-"/>
            <w:bookmarkStart w:id="420" w:name="TBL-3-6-1"/>
            <w:bookmarkEnd w:id="419"/>
            <w:bookmarkEnd w:id="420"/>
          </w:p>
        </w:tc>
      </w:tr>
      <w:tr>
        <w:trPr/>
        <w:tc>
          <w:tcPr>
            <w:tcW w:w="1713" w:type="dxa"/>
            <w:tcBorders/>
            <w:shd w:color="auto" w:fill="auto" w:val="clear"/>
            <w:vAlign w:val="center"/>
          </w:tcPr>
          <w:p>
            <w:pPr>
              <w:pStyle w:val="TableContents"/>
              <w:spacing w:before="0" w:after="283"/>
              <w:rPr/>
            </w:pPr>
            <w:r>
              <w:rPr/>
              <w:t xml:space="preserve">chr6 </w:t>
            </w:r>
            <w:bookmarkStart w:id="421" w:name="TBL-3-6-2"/>
            <w:bookmarkEnd w:id="421"/>
          </w:p>
        </w:tc>
        <w:tc>
          <w:tcPr>
            <w:tcW w:w="3236" w:type="dxa"/>
            <w:tcBorders/>
            <w:shd w:color="auto" w:fill="auto" w:val="clear"/>
            <w:vAlign w:val="center"/>
          </w:tcPr>
          <w:p>
            <w:pPr>
              <w:pStyle w:val="TableContents"/>
              <w:spacing w:before="0" w:after="283"/>
              <w:rPr/>
            </w:pPr>
            <w:r>
              <w:rPr/>
              <w:t xml:space="preserve">6qtel_1-500K_1_12_12_rc </w:t>
            </w:r>
            <w:bookmarkStart w:id="422" w:name="TBL-3-6-3"/>
            <w:bookmarkEnd w:id="422"/>
          </w:p>
        </w:tc>
        <w:tc>
          <w:tcPr>
            <w:tcW w:w="718" w:type="dxa"/>
            <w:tcBorders/>
            <w:shd w:color="auto" w:fill="auto" w:val="clear"/>
            <w:vAlign w:val="center"/>
          </w:tcPr>
          <w:p>
            <w:pPr>
              <w:pStyle w:val="TableContents"/>
              <w:spacing w:before="0" w:after="283"/>
              <w:rPr/>
            </w:pPr>
            <w:r>
              <w:rPr/>
              <w:t xml:space="preserve">q </w:t>
            </w:r>
            <w:bookmarkStart w:id="423" w:name="TBL-3-6-4"/>
            <w:bookmarkEnd w:id="423"/>
          </w:p>
        </w:tc>
        <w:tc>
          <w:tcPr>
            <w:tcW w:w="900" w:type="dxa"/>
            <w:tcBorders/>
            <w:shd w:color="auto" w:fill="auto" w:val="clear"/>
            <w:vAlign w:val="center"/>
          </w:tcPr>
          <w:p>
            <w:pPr>
              <w:pStyle w:val="TableContents"/>
              <w:spacing w:before="0" w:after="283"/>
              <w:rPr/>
            </w:pPr>
            <w:r>
              <w:rPr/>
              <w:t xml:space="preserve">31 </w:t>
            </w:r>
            <w:bookmarkStart w:id="424" w:name="TBL-3-6-5"/>
            <w:bookmarkEnd w:id="424"/>
          </w:p>
        </w:tc>
        <w:tc>
          <w:tcPr>
            <w:tcW w:w="900" w:type="dxa"/>
            <w:tcBorders/>
            <w:shd w:color="auto" w:fill="auto" w:val="clear"/>
            <w:vAlign w:val="center"/>
          </w:tcPr>
          <w:p>
            <w:pPr>
              <w:pStyle w:val="TableContents"/>
              <w:spacing w:before="0" w:after="283"/>
              <w:rPr/>
            </w:pPr>
            <w:r>
              <w:rPr/>
              <w:t xml:space="preserve">49 </w:t>
            </w:r>
            <w:bookmarkStart w:id="425" w:name="TBL-3-6-6"/>
            <w:bookmarkEnd w:id="425"/>
          </w:p>
        </w:tc>
        <w:tc>
          <w:tcPr>
            <w:tcW w:w="814" w:type="dxa"/>
            <w:tcBorders/>
            <w:shd w:color="auto" w:fill="auto" w:val="clear"/>
            <w:vAlign w:val="center"/>
          </w:tcPr>
          <w:p>
            <w:pPr>
              <w:pStyle w:val="TableContents"/>
              <w:spacing w:before="0" w:after="283"/>
              <w:rPr/>
            </w:pPr>
            <w:r>
              <w:rPr/>
              <w:t xml:space="preserve">29 </w:t>
            </w:r>
            <w:bookmarkStart w:id="426" w:name="TBL-3-7-"/>
            <w:bookmarkStart w:id="427" w:name="TBL-3-7-1"/>
            <w:bookmarkEnd w:id="426"/>
            <w:bookmarkEnd w:id="427"/>
          </w:p>
        </w:tc>
      </w:tr>
      <w:tr>
        <w:trPr/>
        <w:tc>
          <w:tcPr>
            <w:tcW w:w="1713" w:type="dxa"/>
            <w:tcBorders/>
            <w:shd w:color="auto" w:fill="auto" w:val="clear"/>
            <w:vAlign w:val="center"/>
          </w:tcPr>
          <w:p>
            <w:pPr>
              <w:pStyle w:val="TableContents"/>
              <w:spacing w:before="0" w:after="283"/>
              <w:rPr/>
            </w:pPr>
            <w:r>
              <w:rPr/>
              <w:t xml:space="preserve">chr7 </w:t>
            </w:r>
            <w:bookmarkStart w:id="428" w:name="TBL-3-7-2"/>
            <w:bookmarkEnd w:id="428"/>
          </w:p>
        </w:tc>
        <w:tc>
          <w:tcPr>
            <w:tcW w:w="3236" w:type="dxa"/>
            <w:tcBorders/>
            <w:shd w:color="auto" w:fill="auto" w:val="clear"/>
            <w:vAlign w:val="center"/>
          </w:tcPr>
          <w:p>
            <w:pPr>
              <w:pStyle w:val="TableContents"/>
              <w:spacing w:before="0" w:after="283"/>
              <w:rPr/>
            </w:pPr>
            <w:r>
              <w:rPr/>
              <w:t xml:space="preserve">chr7 </w:t>
            </w:r>
            <w:bookmarkStart w:id="429" w:name="TBL-3-7-3"/>
            <w:bookmarkEnd w:id="429"/>
          </w:p>
        </w:tc>
        <w:tc>
          <w:tcPr>
            <w:tcW w:w="718" w:type="dxa"/>
            <w:tcBorders/>
            <w:shd w:color="auto" w:fill="auto" w:val="clear"/>
            <w:vAlign w:val="center"/>
          </w:tcPr>
          <w:p>
            <w:pPr>
              <w:pStyle w:val="TableContents"/>
              <w:spacing w:before="0" w:after="283"/>
              <w:rPr/>
            </w:pPr>
            <w:r>
              <w:rPr/>
              <w:t xml:space="preserve">q </w:t>
            </w:r>
            <w:bookmarkStart w:id="430" w:name="TBL-3-7-4"/>
            <w:bookmarkEnd w:id="430"/>
          </w:p>
        </w:tc>
        <w:tc>
          <w:tcPr>
            <w:tcW w:w="900" w:type="dxa"/>
            <w:tcBorders/>
            <w:shd w:color="auto" w:fill="auto" w:val="clear"/>
            <w:vAlign w:val="center"/>
          </w:tcPr>
          <w:p>
            <w:pPr>
              <w:pStyle w:val="TableContents"/>
              <w:spacing w:before="0" w:after="283"/>
              <w:rPr/>
            </w:pPr>
            <w:r>
              <w:rPr/>
              <w:t xml:space="preserve">8 </w:t>
            </w:r>
            <w:bookmarkStart w:id="431" w:name="TBL-3-7-5"/>
            <w:bookmarkEnd w:id="431"/>
          </w:p>
        </w:tc>
        <w:tc>
          <w:tcPr>
            <w:tcW w:w="900" w:type="dxa"/>
            <w:tcBorders/>
            <w:shd w:color="auto" w:fill="auto" w:val="clear"/>
            <w:vAlign w:val="center"/>
          </w:tcPr>
          <w:p>
            <w:pPr>
              <w:pStyle w:val="TableContents"/>
              <w:spacing w:before="0" w:after="283"/>
              <w:rPr/>
            </w:pPr>
            <w:r>
              <w:rPr/>
              <w:t xml:space="preserve">32 </w:t>
            </w:r>
            <w:bookmarkStart w:id="432" w:name="TBL-3-7-6"/>
            <w:bookmarkEnd w:id="432"/>
          </w:p>
        </w:tc>
        <w:tc>
          <w:tcPr>
            <w:tcW w:w="814" w:type="dxa"/>
            <w:tcBorders/>
            <w:shd w:color="auto" w:fill="auto" w:val="clear"/>
            <w:vAlign w:val="center"/>
          </w:tcPr>
          <w:p>
            <w:pPr>
              <w:pStyle w:val="TableContents"/>
              <w:spacing w:before="0" w:after="283"/>
              <w:rPr/>
            </w:pPr>
            <w:r>
              <w:rPr/>
              <w:t xml:space="preserve">10 </w:t>
            </w:r>
            <w:bookmarkStart w:id="433" w:name="TBL-3-8-1"/>
            <w:bookmarkStart w:id="434" w:name="TBL-3-8-"/>
            <w:bookmarkEnd w:id="433"/>
            <w:bookmarkEnd w:id="434"/>
          </w:p>
        </w:tc>
      </w:tr>
      <w:tr>
        <w:trPr/>
        <w:tc>
          <w:tcPr>
            <w:tcW w:w="1713" w:type="dxa"/>
            <w:tcBorders/>
            <w:shd w:color="auto" w:fill="auto" w:val="clear"/>
            <w:vAlign w:val="center"/>
          </w:tcPr>
          <w:p>
            <w:pPr>
              <w:pStyle w:val="TableContents"/>
              <w:spacing w:before="0" w:after="283"/>
              <w:rPr/>
            </w:pPr>
            <w:r>
              <w:rPr/>
              <w:t xml:space="preserve">chr8 </w:t>
            </w:r>
            <w:bookmarkStart w:id="435" w:name="TBL-3-8-2"/>
            <w:bookmarkEnd w:id="435"/>
          </w:p>
        </w:tc>
        <w:tc>
          <w:tcPr>
            <w:tcW w:w="3236" w:type="dxa"/>
            <w:tcBorders/>
            <w:shd w:color="auto" w:fill="auto" w:val="clear"/>
            <w:vAlign w:val="center"/>
          </w:tcPr>
          <w:p>
            <w:pPr>
              <w:pStyle w:val="TableContents"/>
              <w:spacing w:before="0" w:after="283"/>
              <w:rPr/>
            </w:pPr>
            <w:r>
              <w:rPr/>
              <w:t xml:space="preserve">chr8 </w:t>
            </w:r>
            <w:bookmarkStart w:id="436" w:name="TBL-3-8-3"/>
            <w:bookmarkEnd w:id="436"/>
          </w:p>
        </w:tc>
        <w:tc>
          <w:tcPr>
            <w:tcW w:w="718" w:type="dxa"/>
            <w:tcBorders/>
            <w:shd w:color="auto" w:fill="auto" w:val="clear"/>
            <w:vAlign w:val="center"/>
          </w:tcPr>
          <w:p>
            <w:pPr>
              <w:pStyle w:val="TableContents"/>
              <w:spacing w:before="0" w:after="283"/>
              <w:rPr/>
            </w:pPr>
            <w:r>
              <w:rPr/>
              <w:t xml:space="preserve">q </w:t>
            </w:r>
            <w:bookmarkStart w:id="437" w:name="TBL-3-8-4"/>
            <w:bookmarkEnd w:id="437"/>
          </w:p>
        </w:tc>
        <w:tc>
          <w:tcPr>
            <w:tcW w:w="900" w:type="dxa"/>
            <w:tcBorders/>
            <w:shd w:color="auto" w:fill="auto" w:val="clear"/>
            <w:vAlign w:val="center"/>
          </w:tcPr>
          <w:p>
            <w:pPr>
              <w:pStyle w:val="TableContents"/>
              <w:spacing w:before="0" w:after="283"/>
              <w:rPr/>
            </w:pPr>
            <w:r>
              <w:rPr/>
              <w:t xml:space="preserve">14 </w:t>
            </w:r>
            <w:bookmarkStart w:id="438" w:name="TBL-3-8-5"/>
            <w:bookmarkEnd w:id="438"/>
          </w:p>
        </w:tc>
        <w:tc>
          <w:tcPr>
            <w:tcW w:w="900" w:type="dxa"/>
            <w:tcBorders/>
            <w:shd w:color="auto" w:fill="auto" w:val="clear"/>
            <w:vAlign w:val="center"/>
          </w:tcPr>
          <w:p>
            <w:pPr>
              <w:pStyle w:val="TableContents"/>
              <w:spacing w:before="0" w:after="283"/>
              <w:rPr/>
            </w:pPr>
            <w:r>
              <w:rPr/>
              <w:t xml:space="preserve">35 </w:t>
            </w:r>
            <w:bookmarkStart w:id="439" w:name="TBL-3-8-6"/>
            <w:bookmarkEnd w:id="439"/>
          </w:p>
        </w:tc>
        <w:tc>
          <w:tcPr>
            <w:tcW w:w="814" w:type="dxa"/>
            <w:tcBorders/>
            <w:shd w:color="auto" w:fill="auto" w:val="clear"/>
            <w:vAlign w:val="center"/>
          </w:tcPr>
          <w:p>
            <w:pPr>
              <w:pStyle w:val="TableContents"/>
              <w:spacing w:before="0" w:after="283"/>
              <w:rPr/>
            </w:pPr>
            <w:r>
              <w:rPr/>
              <w:t xml:space="preserve">14 </w:t>
            </w:r>
            <w:bookmarkStart w:id="440" w:name="TBL-3-9-"/>
            <w:bookmarkStart w:id="441" w:name="TBL-3-9-1"/>
            <w:bookmarkEnd w:id="440"/>
            <w:bookmarkEnd w:id="441"/>
          </w:p>
        </w:tc>
      </w:tr>
      <w:tr>
        <w:trPr/>
        <w:tc>
          <w:tcPr>
            <w:tcW w:w="1713" w:type="dxa"/>
            <w:tcBorders/>
            <w:shd w:color="auto" w:fill="auto" w:val="clear"/>
            <w:vAlign w:val="center"/>
          </w:tcPr>
          <w:p>
            <w:pPr>
              <w:pStyle w:val="TableContents"/>
              <w:spacing w:before="0" w:after="283"/>
              <w:rPr/>
            </w:pPr>
            <w:r>
              <w:rPr/>
              <w:t xml:space="preserve">chr9 </w:t>
            </w:r>
            <w:bookmarkStart w:id="442" w:name="TBL-3-9-2"/>
            <w:bookmarkEnd w:id="442"/>
          </w:p>
        </w:tc>
        <w:tc>
          <w:tcPr>
            <w:tcW w:w="3236" w:type="dxa"/>
            <w:tcBorders/>
            <w:shd w:color="auto" w:fill="auto" w:val="clear"/>
            <w:vAlign w:val="center"/>
          </w:tcPr>
          <w:p>
            <w:pPr>
              <w:pStyle w:val="TableContents"/>
              <w:spacing w:before="0" w:after="283"/>
              <w:rPr/>
            </w:pPr>
            <w:r>
              <w:rPr/>
              <w:t xml:space="preserve">chr9 </w:t>
            </w:r>
            <w:bookmarkStart w:id="443" w:name="TBL-3-9-3"/>
            <w:bookmarkEnd w:id="443"/>
          </w:p>
        </w:tc>
        <w:tc>
          <w:tcPr>
            <w:tcW w:w="718" w:type="dxa"/>
            <w:tcBorders/>
            <w:shd w:color="auto" w:fill="auto" w:val="clear"/>
            <w:vAlign w:val="center"/>
          </w:tcPr>
          <w:p>
            <w:pPr>
              <w:pStyle w:val="TableContents"/>
              <w:spacing w:before="0" w:after="283"/>
              <w:rPr/>
            </w:pPr>
            <w:r>
              <w:rPr/>
              <w:t xml:space="preserve">p </w:t>
            </w:r>
            <w:bookmarkStart w:id="444" w:name="TBL-3-9-4"/>
            <w:bookmarkEnd w:id="444"/>
          </w:p>
        </w:tc>
        <w:tc>
          <w:tcPr>
            <w:tcW w:w="900" w:type="dxa"/>
            <w:tcBorders/>
            <w:shd w:color="auto" w:fill="auto" w:val="clear"/>
            <w:vAlign w:val="center"/>
          </w:tcPr>
          <w:p>
            <w:pPr>
              <w:pStyle w:val="TableContents"/>
              <w:spacing w:before="0" w:after="283"/>
              <w:rPr/>
            </w:pPr>
            <w:r>
              <w:rPr/>
              <w:t xml:space="preserve">6 </w:t>
            </w:r>
            <w:bookmarkStart w:id="445" w:name="TBL-3-9-5"/>
            <w:bookmarkEnd w:id="445"/>
          </w:p>
        </w:tc>
        <w:tc>
          <w:tcPr>
            <w:tcW w:w="900" w:type="dxa"/>
            <w:tcBorders/>
            <w:shd w:color="auto" w:fill="auto" w:val="clear"/>
            <w:vAlign w:val="center"/>
          </w:tcPr>
          <w:p>
            <w:pPr>
              <w:pStyle w:val="TableContents"/>
              <w:spacing w:before="0" w:after="283"/>
              <w:rPr/>
            </w:pPr>
            <w:r>
              <w:rPr/>
              <w:t xml:space="preserve">6 </w:t>
            </w:r>
            <w:bookmarkStart w:id="446" w:name="TBL-3-9-6"/>
            <w:bookmarkEnd w:id="446"/>
          </w:p>
        </w:tc>
        <w:tc>
          <w:tcPr>
            <w:tcW w:w="814" w:type="dxa"/>
            <w:tcBorders/>
            <w:shd w:color="auto" w:fill="auto" w:val="clear"/>
            <w:vAlign w:val="center"/>
          </w:tcPr>
          <w:p>
            <w:pPr>
              <w:pStyle w:val="TableContents"/>
              <w:spacing w:before="0" w:after="283"/>
              <w:rPr/>
            </w:pPr>
            <w:r>
              <w:rPr/>
              <w:t xml:space="preserve">0 </w:t>
            </w:r>
            <w:bookmarkStart w:id="447" w:name="TBL-3-10-"/>
            <w:bookmarkStart w:id="448" w:name="TBL-3-10-1"/>
            <w:bookmarkEnd w:id="447"/>
            <w:bookmarkEnd w:id="448"/>
          </w:p>
        </w:tc>
      </w:tr>
      <w:tr>
        <w:trPr/>
        <w:tc>
          <w:tcPr>
            <w:tcW w:w="1713" w:type="dxa"/>
            <w:tcBorders/>
            <w:shd w:color="auto" w:fill="auto" w:val="clear"/>
            <w:vAlign w:val="center"/>
          </w:tcPr>
          <w:p>
            <w:pPr>
              <w:pStyle w:val="TableContents"/>
              <w:spacing w:before="0" w:after="283"/>
              <w:rPr/>
            </w:pPr>
            <w:r>
              <w:rPr/>
              <w:t xml:space="preserve">chr10 </w:t>
            </w:r>
            <w:bookmarkStart w:id="449" w:name="TBL-3-10-2"/>
            <w:bookmarkEnd w:id="449"/>
          </w:p>
        </w:tc>
        <w:tc>
          <w:tcPr>
            <w:tcW w:w="3236" w:type="dxa"/>
            <w:tcBorders/>
            <w:shd w:color="auto" w:fill="auto" w:val="clear"/>
            <w:vAlign w:val="center"/>
          </w:tcPr>
          <w:p>
            <w:pPr>
              <w:pStyle w:val="TableContents"/>
              <w:spacing w:before="0" w:after="283"/>
              <w:rPr/>
            </w:pPr>
            <w:r>
              <w:rPr/>
              <w:t xml:space="preserve">10qtel_1-500K_1_12_12_rc </w:t>
            </w:r>
            <w:bookmarkStart w:id="450" w:name="TBL-3-10-3"/>
            <w:bookmarkEnd w:id="450"/>
          </w:p>
        </w:tc>
        <w:tc>
          <w:tcPr>
            <w:tcW w:w="718" w:type="dxa"/>
            <w:tcBorders/>
            <w:shd w:color="auto" w:fill="auto" w:val="clear"/>
            <w:vAlign w:val="center"/>
          </w:tcPr>
          <w:p>
            <w:pPr>
              <w:pStyle w:val="TableContents"/>
              <w:spacing w:before="0" w:after="283"/>
              <w:rPr/>
            </w:pPr>
            <w:r>
              <w:rPr/>
              <w:t xml:space="preserve">q </w:t>
            </w:r>
            <w:bookmarkStart w:id="451" w:name="TBL-3-10-4"/>
            <w:bookmarkEnd w:id="451"/>
          </w:p>
        </w:tc>
        <w:tc>
          <w:tcPr>
            <w:tcW w:w="900" w:type="dxa"/>
            <w:tcBorders/>
            <w:shd w:color="auto" w:fill="auto" w:val="clear"/>
            <w:vAlign w:val="center"/>
          </w:tcPr>
          <w:p>
            <w:pPr>
              <w:pStyle w:val="TableContents"/>
              <w:spacing w:before="0" w:after="283"/>
              <w:rPr/>
            </w:pPr>
            <w:r>
              <w:rPr/>
              <w:t xml:space="preserve">0 </w:t>
            </w:r>
            <w:bookmarkStart w:id="452" w:name="TBL-3-10-5"/>
            <w:bookmarkEnd w:id="452"/>
          </w:p>
        </w:tc>
        <w:tc>
          <w:tcPr>
            <w:tcW w:w="900" w:type="dxa"/>
            <w:tcBorders/>
            <w:shd w:color="auto" w:fill="auto" w:val="clear"/>
            <w:vAlign w:val="center"/>
          </w:tcPr>
          <w:p>
            <w:pPr>
              <w:pStyle w:val="TableContents"/>
              <w:spacing w:before="0" w:after="283"/>
              <w:rPr/>
            </w:pPr>
            <w:r>
              <w:rPr/>
              <w:t xml:space="preserve">1 </w:t>
            </w:r>
            <w:bookmarkStart w:id="453" w:name="TBL-3-10-6"/>
            <w:bookmarkEnd w:id="453"/>
          </w:p>
        </w:tc>
        <w:tc>
          <w:tcPr>
            <w:tcW w:w="814" w:type="dxa"/>
            <w:tcBorders/>
            <w:shd w:color="auto" w:fill="auto" w:val="clear"/>
            <w:vAlign w:val="center"/>
          </w:tcPr>
          <w:p>
            <w:pPr>
              <w:pStyle w:val="TableContents"/>
              <w:spacing w:before="0" w:after="283"/>
              <w:rPr/>
            </w:pPr>
            <w:r>
              <w:rPr/>
              <w:t xml:space="preserve">0 </w:t>
            </w:r>
            <w:bookmarkStart w:id="454" w:name="TBL-3-11-"/>
            <w:bookmarkStart w:id="455" w:name="TBL-3-11-1"/>
            <w:bookmarkEnd w:id="454"/>
            <w:bookmarkEnd w:id="455"/>
          </w:p>
        </w:tc>
      </w:tr>
      <w:tr>
        <w:trPr/>
        <w:tc>
          <w:tcPr>
            <w:tcW w:w="1713" w:type="dxa"/>
            <w:tcBorders/>
            <w:shd w:color="auto" w:fill="auto" w:val="clear"/>
            <w:vAlign w:val="center"/>
          </w:tcPr>
          <w:p>
            <w:pPr>
              <w:pStyle w:val="TableContents"/>
              <w:spacing w:before="0" w:after="283"/>
              <w:rPr/>
            </w:pPr>
            <w:r>
              <w:rPr/>
              <w:t xml:space="preserve">chr10 </w:t>
            </w:r>
            <w:bookmarkStart w:id="456" w:name="TBL-3-11-2"/>
            <w:bookmarkEnd w:id="456"/>
          </w:p>
        </w:tc>
        <w:tc>
          <w:tcPr>
            <w:tcW w:w="3236" w:type="dxa"/>
            <w:tcBorders/>
            <w:shd w:color="auto" w:fill="auto" w:val="clear"/>
            <w:vAlign w:val="center"/>
          </w:tcPr>
          <w:p>
            <w:pPr>
              <w:pStyle w:val="TableContents"/>
              <w:spacing w:before="0" w:after="283"/>
              <w:rPr/>
            </w:pPr>
            <w:r>
              <w:rPr/>
              <w:t xml:space="preserve">chr10 </w:t>
            </w:r>
            <w:bookmarkStart w:id="457" w:name="TBL-3-11-3"/>
            <w:bookmarkEnd w:id="457"/>
          </w:p>
        </w:tc>
        <w:tc>
          <w:tcPr>
            <w:tcW w:w="718" w:type="dxa"/>
            <w:tcBorders/>
            <w:shd w:color="auto" w:fill="auto" w:val="clear"/>
            <w:vAlign w:val="center"/>
          </w:tcPr>
          <w:p>
            <w:pPr>
              <w:pStyle w:val="TableContents"/>
              <w:spacing w:before="0" w:after="283"/>
              <w:rPr/>
            </w:pPr>
            <w:r>
              <w:rPr/>
              <w:t xml:space="preserve">p </w:t>
            </w:r>
            <w:bookmarkStart w:id="458" w:name="TBL-3-11-4"/>
            <w:bookmarkEnd w:id="458"/>
          </w:p>
        </w:tc>
        <w:tc>
          <w:tcPr>
            <w:tcW w:w="900" w:type="dxa"/>
            <w:tcBorders/>
            <w:shd w:color="auto" w:fill="auto" w:val="clear"/>
            <w:vAlign w:val="center"/>
          </w:tcPr>
          <w:p>
            <w:pPr>
              <w:pStyle w:val="TableContents"/>
              <w:spacing w:before="0" w:after="283"/>
              <w:rPr/>
            </w:pPr>
            <w:r>
              <w:rPr/>
              <w:t xml:space="preserve">1 </w:t>
            </w:r>
            <w:bookmarkStart w:id="459" w:name="TBL-3-11-5"/>
            <w:bookmarkEnd w:id="459"/>
          </w:p>
        </w:tc>
        <w:tc>
          <w:tcPr>
            <w:tcW w:w="900" w:type="dxa"/>
            <w:tcBorders/>
            <w:shd w:color="auto" w:fill="auto" w:val="clear"/>
            <w:vAlign w:val="center"/>
          </w:tcPr>
          <w:p>
            <w:pPr>
              <w:pStyle w:val="TableContents"/>
              <w:spacing w:before="0" w:after="283"/>
              <w:rPr/>
            </w:pPr>
            <w:r>
              <w:rPr/>
              <w:t xml:space="preserve">2 </w:t>
            </w:r>
            <w:bookmarkStart w:id="460" w:name="TBL-3-11-6"/>
            <w:bookmarkEnd w:id="460"/>
          </w:p>
        </w:tc>
        <w:tc>
          <w:tcPr>
            <w:tcW w:w="814" w:type="dxa"/>
            <w:tcBorders/>
            <w:shd w:color="auto" w:fill="auto" w:val="clear"/>
            <w:vAlign w:val="center"/>
          </w:tcPr>
          <w:p>
            <w:pPr>
              <w:pStyle w:val="TableContents"/>
              <w:spacing w:before="0" w:after="283"/>
              <w:rPr/>
            </w:pPr>
            <w:r>
              <w:rPr/>
              <w:t xml:space="preserve">1 </w:t>
            </w:r>
            <w:bookmarkStart w:id="461" w:name="TBL-3-12-"/>
            <w:bookmarkStart w:id="462" w:name="TBL-3-12-1"/>
            <w:bookmarkEnd w:id="461"/>
            <w:bookmarkEnd w:id="462"/>
          </w:p>
        </w:tc>
      </w:tr>
      <w:tr>
        <w:trPr/>
        <w:tc>
          <w:tcPr>
            <w:tcW w:w="1713" w:type="dxa"/>
            <w:tcBorders/>
            <w:shd w:color="auto" w:fill="auto" w:val="clear"/>
            <w:vAlign w:val="center"/>
          </w:tcPr>
          <w:p>
            <w:pPr>
              <w:pStyle w:val="TableContents"/>
              <w:spacing w:before="0" w:after="283"/>
              <w:rPr/>
            </w:pPr>
            <w:r>
              <w:rPr/>
              <w:t xml:space="preserve">chr11 </w:t>
            </w:r>
            <w:bookmarkStart w:id="463" w:name="TBL-3-12-2"/>
            <w:bookmarkEnd w:id="463"/>
          </w:p>
        </w:tc>
        <w:tc>
          <w:tcPr>
            <w:tcW w:w="3236" w:type="dxa"/>
            <w:tcBorders/>
            <w:shd w:color="auto" w:fill="auto" w:val="clear"/>
            <w:vAlign w:val="center"/>
          </w:tcPr>
          <w:p>
            <w:pPr>
              <w:pStyle w:val="TableContents"/>
              <w:spacing w:before="0" w:after="283"/>
              <w:rPr/>
            </w:pPr>
            <w:r>
              <w:rPr/>
              <w:t xml:space="preserve">chr11 </w:t>
            </w:r>
            <w:bookmarkStart w:id="464" w:name="TBL-3-12-3"/>
            <w:bookmarkEnd w:id="464"/>
          </w:p>
        </w:tc>
        <w:tc>
          <w:tcPr>
            <w:tcW w:w="718" w:type="dxa"/>
            <w:tcBorders/>
            <w:shd w:color="auto" w:fill="auto" w:val="clear"/>
            <w:vAlign w:val="center"/>
          </w:tcPr>
          <w:p>
            <w:pPr>
              <w:pStyle w:val="TableContents"/>
              <w:spacing w:before="0" w:after="283"/>
              <w:rPr/>
            </w:pPr>
            <w:r>
              <w:rPr/>
              <w:t xml:space="preserve">q </w:t>
            </w:r>
            <w:bookmarkStart w:id="465" w:name="TBL-3-12-4"/>
            <w:bookmarkEnd w:id="465"/>
          </w:p>
        </w:tc>
        <w:tc>
          <w:tcPr>
            <w:tcW w:w="900" w:type="dxa"/>
            <w:tcBorders/>
            <w:shd w:color="auto" w:fill="auto" w:val="clear"/>
            <w:vAlign w:val="center"/>
          </w:tcPr>
          <w:p>
            <w:pPr>
              <w:pStyle w:val="TableContents"/>
              <w:spacing w:before="0" w:after="283"/>
              <w:rPr/>
            </w:pPr>
            <w:r>
              <w:rPr/>
              <w:t xml:space="preserve">11 </w:t>
            </w:r>
            <w:bookmarkStart w:id="466" w:name="TBL-3-12-5"/>
            <w:bookmarkEnd w:id="466"/>
          </w:p>
        </w:tc>
        <w:tc>
          <w:tcPr>
            <w:tcW w:w="900" w:type="dxa"/>
            <w:tcBorders/>
            <w:shd w:color="auto" w:fill="auto" w:val="clear"/>
            <w:vAlign w:val="center"/>
          </w:tcPr>
          <w:p>
            <w:pPr>
              <w:pStyle w:val="TableContents"/>
              <w:spacing w:before="0" w:after="283"/>
              <w:rPr/>
            </w:pPr>
            <w:r>
              <w:rPr/>
              <w:t xml:space="preserve">31 </w:t>
            </w:r>
            <w:bookmarkStart w:id="467" w:name="TBL-3-12-6"/>
            <w:bookmarkEnd w:id="467"/>
          </w:p>
        </w:tc>
        <w:tc>
          <w:tcPr>
            <w:tcW w:w="814" w:type="dxa"/>
            <w:tcBorders/>
            <w:shd w:color="auto" w:fill="auto" w:val="clear"/>
            <w:vAlign w:val="center"/>
          </w:tcPr>
          <w:p>
            <w:pPr>
              <w:pStyle w:val="TableContents"/>
              <w:spacing w:before="0" w:after="283"/>
              <w:rPr/>
            </w:pPr>
            <w:r>
              <w:rPr/>
              <w:t xml:space="preserve">9 </w:t>
            </w:r>
            <w:bookmarkStart w:id="468" w:name="TBL-3-13-"/>
            <w:bookmarkStart w:id="469" w:name="TBL-3-13-1"/>
            <w:bookmarkEnd w:id="468"/>
            <w:bookmarkEnd w:id="469"/>
          </w:p>
        </w:tc>
      </w:tr>
      <w:tr>
        <w:trPr/>
        <w:tc>
          <w:tcPr>
            <w:tcW w:w="1713" w:type="dxa"/>
            <w:tcBorders/>
            <w:shd w:color="auto" w:fill="auto" w:val="clear"/>
            <w:vAlign w:val="center"/>
          </w:tcPr>
          <w:p>
            <w:pPr>
              <w:pStyle w:val="TableContents"/>
              <w:spacing w:before="0" w:after="283"/>
              <w:rPr/>
            </w:pPr>
            <w:r>
              <w:rPr/>
              <w:t xml:space="preserve">chr12 </w:t>
            </w:r>
            <w:bookmarkStart w:id="470" w:name="TBL-3-13-2"/>
            <w:bookmarkEnd w:id="470"/>
          </w:p>
        </w:tc>
        <w:tc>
          <w:tcPr>
            <w:tcW w:w="3236" w:type="dxa"/>
            <w:tcBorders/>
            <w:shd w:color="auto" w:fill="auto" w:val="clear"/>
            <w:vAlign w:val="center"/>
          </w:tcPr>
          <w:p>
            <w:pPr>
              <w:pStyle w:val="TableContents"/>
              <w:spacing w:before="0" w:after="283"/>
              <w:rPr/>
            </w:pPr>
            <w:r>
              <w:rPr/>
              <w:t xml:space="preserve">chr12 </w:t>
            </w:r>
            <w:bookmarkStart w:id="471" w:name="TBL-3-13-3"/>
            <w:bookmarkEnd w:id="471"/>
          </w:p>
        </w:tc>
        <w:tc>
          <w:tcPr>
            <w:tcW w:w="718" w:type="dxa"/>
            <w:tcBorders/>
            <w:shd w:color="auto" w:fill="auto" w:val="clear"/>
            <w:vAlign w:val="center"/>
          </w:tcPr>
          <w:p>
            <w:pPr>
              <w:pStyle w:val="TableContents"/>
              <w:spacing w:before="0" w:after="283"/>
              <w:rPr/>
            </w:pPr>
            <w:r>
              <w:rPr/>
              <w:t xml:space="preserve">q </w:t>
            </w:r>
            <w:bookmarkStart w:id="472" w:name="TBL-3-13-4"/>
            <w:bookmarkEnd w:id="472"/>
          </w:p>
        </w:tc>
        <w:tc>
          <w:tcPr>
            <w:tcW w:w="900" w:type="dxa"/>
            <w:tcBorders/>
            <w:shd w:color="auto" w:fill="auto" w:val="clear"/>
            <w:vAlign w:val="center"/>
          </w:tcPr>
          <w:p>
            <w:pPr>
              <w:pStyle w:val="TableContents"/>
              <w:spacing w:before="0" w:after="283"/>
              <w:rPr/>
            </w:pPr>
            <w:r>
              <w:rPr/>
              <w:t xml:space="preserve">10 </w:t>
            </w:r>
            <w:bookmarkStart w:id="473" w:name="TBL-3-13-5"/>
            <w:bookmarkEnd w:id="473"/>
          </w:p>
        </w:tc>
        <w:tc>
          <w:tcPr>
            <w:tcW w:w="900" w:type="dxa"/>
            <w:tcBorders/>
            <w:shd w:color="auto" w:fill="auto" w:val="clear"/>
            <w:vAlign w:val="center"/>
          </w:tcPr>
          <w:p>
            <w:pPr>
              <w:pStyle w:val="TableContents"/>
              <w:spacing w:before="0" w:after="283"/>
              <w:rPr/>
            </w:pPr>
            <w:r>
              <w:rPr/>
              <w:t xml:space="preserve">27 </w:t>
            </w:r>
            <w:bookmarkStart w:id="474" w:name="TBL-3-13-6"/>
            <w:bookmarkEnd w:id="474"/>
          </w:p>
        </w:tc>
        <w:tc>
          <w:tcPr>
            <w:tcW w:w="814" w:type="dxa"/>
            <w:tcBorders/>
            <w:shd w:color="auto" w:fill="auto" w:val="clear"/>
            <w:vAlign w:val="center"/>
          </w:tcPr>
          <w:p>
            <w:pPr>
              <w:pStyle w:val="TableContents"/>
              <w:spacing w:before="0" w:after="283"/>
              <w:rPr/>
            </w:pPr>
            <w:r>
              <w:rPr/>
              <w:t xml:space="preserve">18 </w:t>
            </w:r>
            <w:bookmarkStart w:id="475" w:name="TBL-3-14-1"/>
            <w:bookmarkStart w:id="476" w:name="TBL-3-14-"/>
            <w:bookmarkEnd w:id="475"/>
            <w:bookmarkEnd w:id="476"/>
          </w:p>
        </w:tc>
      </w:tr>
      <w:tr>
        <w:trPr/>
        <w:tc>
          <w:tcPr>
            <w:tcW w:w="1713" w:type="dxa"/>
            <w:tcBorders/>
            <w:shd w:color="auto" w:fill="auto" w:val="clear"/>
            <w:vAlign w:val="center"/>
          </w:tcPr>
          <w:p>
            <w:pPr>
              <w:pStyle w:val="TableContents"/>
              <w:spacing w:before="0" w:after="283"/>
              <w:rPr/>
            </w:pPr>
            <w:r>
              <w:rPr/>
              <w:t xml:space="preserve">chr12 </w:t>
            </w:r>
            <w:bookmarkStart w:id="477" w:name="TBL-3-14-2"/>
            <w:bookmarkEnd w:id="477"/>
          </w:p>
        </w:tc>
        <w:tc>
          <w:tcPr>
            <w:tcW w:w="3236" w:type="dxa"/>
            <w:tcBorders/>
            <w:shd w:color="auto" w:fill="auto" w:val="clear"/>
            <w:vAlign w:val="center"/>
          </w:tcPr>
          <w:p>
            <w:pPr>
              <w:pStyle w:val="TableContents"/>
              <w:spacing w:before="0" w:after="283"/>
              <w:rPr/>
            </w:pPr>
            <w:r>
              <w:rPr/>
              <w:t xml:space="preserve">chr12 </w:t>
            </w:r>
            <w:bookmarkStart w:id="478" w:name="TBL-3-14-3"/>
            <w:bookmarkEnd w:id="478"/>
          </w:p>
        </w:tc>
        <w:tc>
          <w:tcPr>
            <w:tcW w:w="718" w:type="dxa"/>
            <w:tcBorders/>
            <w:shd w:color="auto" w:fill="auto" w:val="clear"/>
            <w:vAlign w:val="center"/>
          </w:tcPr>
          <w:p>
            <w:pPr>
              <w:pStyle w:val="TableContents"/>
              <w:spacing w:before="0" w:after="283"/>
              <w:rPr/>
            </w:pPr>
            <w:r>
              <w:rPr/>
              <w:t xml:space="preserve">p </w:t>
            </w:r>
            <w:bookmarkStart w:id="479" w:name="TBL-3-14-4"/>
            <w:bookmarkEnd w:id="479"/>
          </w:p>
        </w:tc>
        <w:tc>
          <w:tcPr>
            <w:tcW w:w="900" w:type="dxa"/>
            <w:tcBorders/>
            <w:shd w:color="auto" w:fill="auto" w:val="clear"/>
            <w:vAlign w:val="center"/>
          </w:tcPr>
          <w:p>
            <w:pPr>
              <w:pStyle w:val="TableContents"/>
              <w:spacing w:before="0" w:after="283"/>
              <w:rPr/>
            </w:pPr>
            <w:r>
              <w:rPr/>
              <w:t xml:space="preserve">4 </w:t>
            </w:r>
            <w:bookmarkStart w:id="480" w:name="TBL-3-14-5"/>
            <w:bookmarkEnd w:id="480"/>
          </w:p>
        </w:tc>
        <w:tc>
          <w:tcPr>
            <w:tcW w:w="900" w:type="dxa"/>
            <w:tcBorders/>
            <w:shd w:color="auto" w:fill="auto" w:val="clear"/>
            <w:vAlign w:val="center"/>
          </w:tcPr>
          <w:p>
            <w:pPr>
              <w:pStyle w:val="TableContents"/>
              <w:spacing w:before="0" w:after="283"/>
              <w:rPr/>
            </w:pPr>
            <w:r>
              <w:rPr/>
              <w:t xml:space="preserve">5 </w:t>
            </w:r>
            <w:bookmarkStart w:id="481" w:name="TBL-3-14-6"/>
            <w:bookmarkEnd w:id="481"/>
          </w:p>
        </w:tc>
        <w:tc>
          <w:tcPr>
            <w:tcW w:w="814" w:type="dxa"/>
            <w:tcBorders/>
            <w:shd w:color="auto" w:fill="auto" w:val="clear"/>
            <w:vAlign w:val="center"/>
          </w:tcPr>
          <w:p>
            <w:pPr>
              <w:pStyle w:val="TableContents"/>
              <w:spacing w:before="0" w:after="283"/>
              <w:rPr/>
            </w:pPr>
            <w:r>
              <w:rPr/>
              <w:t xml:space="preserve">3 </w:t>
            </w:r>
            <w:bookmarkStart w:id="482" w:name="TBL-3-15-"/>
            <w:bookmarkStart w:id="483" w:name="TBL-3-15-1"/>
            <w:bookmarkEnd w:id="482"/>
            <w:bookmarkEnd w:id="483"/>
          </w:p>
        </w:tc>
      </w:tr>
      <w:tr>
        <w:trPr/>
        <w:tc>
          <w:tcPr>
            <w:tcW w:w="1713" w:type="dxa"/>
            <w:tcBorders/>
            <w:shd w:color="auto" w:fill="auto" w:val="clear"/>
            <w:vAlign w:val="center"/>
          </w:tcPr>
          <w:p>
            <w:pPr>
              <w:pStyle w:val="TableContents"/>
              <w:spacing w:before="0" w:after="283"/>
              <w:rPr/>
            </w:pPr>
            <w:r>
              <w:rPr/>
              <w:t xml:space="preserve">chr14 </w:t>
            </w:r>
            <w:bookmarkStart w:id="484" w:name="TBL-3-15-2"/>
            <w:bookmarkEnd w:id="484"/>
          </w:p>
        </w:tc>
        <w:tc>
          <w:tcPr>
            <w:tcW w:w="3236" w:type="dxa"/>
            <w:tcBorders/>
            <w:shd w:color="auto" w:fill="auto" w:val="clear"/>
            <w:vAlign w:val="center"/>
          </w:tcPr>
          <w:p>
            <w:pPr>
              <w:pStyle w:val="TableContents"/>
              <w:spacing w:before="0" w:after="283"/>
              <w:rPr/>
            </w:pPr>
            <w:r>
              <w:rPr/>
              <w:t xml:space="preserve">14qtel_1-500K_1_12_12_rc </w:t>
            </w:r>
            <w:bookmarkStart w:id="485" w:name="TBL-3-15-3"/>
            <w:bookmarkEnd w:id="485"/>
          </w:p>
        </w:tc>
        <w:tc>
          <w:tcPr>
            <w:tcW w:w="718" w:type="dxa"/>
            <w:tcBorders/>
            <w:shd w:color="auto" w:fill="auto" w:val="clear"/>
            <w:vAlign w:val="center"/>
          </w:tcPr>
          <w:p>
            <w:pPr>
              <w:pStyle w:val="TableContents"/>
              <w:spacing w:before="0" w:after="283"/>
              <w:rPr/>
            </w:pPr>
            <w:r>
              <w:rPr/>
              <w:t xml:space="preserve">q </w:t>
            </w:r>
            <w:bookmarkStart w:id="486" w:name="TBL-3-15-4"/>
            <w:bookmarkEnd w:id="486"/>
          </w:p>
        </w:tc>
        <w:tc>
          <w:tcPr>
            <w:tcW w:w="900" w:type="dxa"/>
            <w:tcBorders/>
            <w:shd w:color="auto" w:fill="auto" w:val="clear"/>
            <w:vAlign w:val="center"/>
          </w:tcPr>
          <w:p>
            <w:pPr>
              <w:pStyle w:val="TableContents"/>
              <w:spacing w:before="0" w:after="283"/>
              <w:rPr/>
            </w:pPr>
            <w:r>
              <w:rPr/>
              <w:t xml:space="preserve">8 </w:t>
            </w:r>
            <w:bookmarkStart w:id="487" w:name="TBL-3-15-5"/>
            <w:bookmarkEnd w:id="487"/>
          </w:p>
        </w:tc>
        <w:tc>
          <w:tcPr>
            <w:tcW w:w="900" w:type="dxa"/>
            <w:tcBorders/>
            <w:shd w:color="auto" w:fill="auto" w:val="clear"/>
            <w:vAlign w:val="center"/>
          </w:tcPr>
          <w:p>
            <w:pPr>
              <w:pStyle w:val="TableContents"/>
              <w:spacing w:before="0" w:after="283"/>
              <w:rPr/>
            </w:pPr>
            <w:r>
              <w:rPr/>
              <w:t xml:space="preserve">26 </w:t>
            </w:r>
            <w:bookmarkStart w:id="488" w:name="TBL-3-15-6"/>
            <w:bookmarkEnd w:id="488"/>
          </w:p>
        </w:tc>
        <w:tc>
          <w:tcPr>
            <w:tcW w:w="814" w:type="dxa"/>
            <w:tcBorders/>
            <w:shd w:color="auto" w:fill="auto" w:val="clear"/>
            <w:vAlign w:val="center"/>
          </w:tcPr>
          <w:p>
            <w:pPr>
              <w:pStyle w:val="TableContents"/>
              <w:spacing w:before="0" w:after="283"/>
              <w:rPr/>
            </w:pPr>
            <w:r>
              <w:rPr/>
              <w:t xml:space="preserve">6 </w:t>
            </w:r>
            <w:bookmarkStart w:id="489" w:name="TBL-3-16-"/>
            <w:bookmarkStart w:id="490" w:name="TBL-3-16-1"/>
            <w:bookmarkEnd w:id="489"/>
            <w:bookmarkEnd w:id="490"/>
          </w:p>
        </w:tc>
      </w:tr>
      <w:tr>
        <w:trPr/>
        <w:tc>
          <w:tcPr>
            <w:tcW w:w="1713" w:type="dxa"/>
            <w:tcBorders/>
            <w:shd w:color="auto" w:fill="auto" w:val="clear"/>
            <w:vAlign w:val="center"/>
          </w:tcPr>
          <w:p>
            <w:pPr>
              <w:pStyle w:val="TableContents"/>
              <w:spacing w:before="0" w:after="283"/>
              <w:rPr/>
            </w:pPr>
            <w:r>
              <w:rPr/>
              <w:t xml:space="preserve">chr15 </w:t>
            </w:r>
            <w:bookmarkStart w:id="491" w:name="TBL-3-16-2"/>
            <w:bookmarkEnd w:id="491"/>
          </w:p>
        </w:tc>
        <w:tc>
          <w:tcPr>
            <w:tcW w:w="3236" w:type="dxa"/>
            <w:tcBorders/>
            <w:shd w:color="auto" w:fill="auto" w:val="clear"/>
            <w:vAlign w:val="center"/>
          </w:tcPr>
          <w:p>
            <w:pPr>
              <w:pStyle w:val="TableContents"/>
              <w:spacing w:before="0" w:after="283"/>
              <w:rPr/>
            </w:pPr>
            <w:r>
              <w:rPr/>
              <w:t xml:space="preserve">chr15 </w:t>
            </w:r>
            <w:bookmarkStart w:id="492" w:name="TBL-3-16-3"/>
            <w:bookmarkEnd w:id="492"/>
          </w:p>
        </w:tc>
        <w:tc>
          <w:tcPr>
            <w:tcW w:w="718" w:type="dxa"/>
            <w:tcBorders/>
            <w:shd w:color="auto" w:fill="auto" w:val="clear"/>
            <w:vAlign w:val="center"/>
          </w:tcPr>
          <w:p>
            <w:pPr>
              <w:pStyle w:val="TableContents"/>
              <w:spacing w:before="0" w:after="283"/>
              <w:rPr/>
            </w:pPr>
            <w:r>
              <w:rPr/>
              <w:t xml:space="preserve">q </w:t>
            </w:r>
            <w:bookmarkStart w:id="493" w:name="TBL-3-16-4"/>
            <w:bookmarkEnd w:id="493"/>
          </w:p>
        </w:tc>
        <w:tc>
          <w:tcPr>
            <w:tcW w:w="900" w:type="dxa"/>
            <w:tcBorders/>
            <w:shd w:color="auto" w:fill="auto" w:val="clear"/>
            <w:vAlign w:val="center"/>
          </w:tcPr>
          <w:p>
            <w:pPr>
              <w:pStyle w:val="TableContents"/>
              <w:spacing w:before="0" w:after="283"/>
              <w:rPr/>
            </w:pPr>
            <w:r>
              <w:rPr/>
              <w:t xml:space="preserve">25 </w:t>
            </w:r>
            <w:bookmarkStart w:id="494" w:name="TBL-3-16-5"/>
            <w:bookmarkEnd w:id="494"/>
          </w:p>
        </w:tc>
        <w:tc>
          <w:tcPr>
            <w:tcW w:w="900" w:type="dxa"/>
            <w:tcBorders/>
            <w:shd w:color="auto" w:fill="auto" w:val="clear"/>
            <w:vAlign w:val="center"/>
          </w:tcPr>
          <w:p>
            <w:pPr>
              <w:pStyle w:val="TableContents"/>
              <w:spacing w:before="0" w:after="283"/>
              <w:rPr/>
            </w:pPr>
            <w:r>
              <w:rPr/>
              <w:t xml:space="preserve">21 </w:t>
            </w:r>
            <w:bookmarkStart w:id="495" w:name="TBL-3-16-6"/>
            <w:bookmarkEnd w:id="495"/>
          </w:p>
        </w:tc>
        <w:tc>
          <w:tcPr>
            <w:tcW w:w="814" w:type="dxa"/>
            <w:tcBorders/>
            <w:shd w:color="auto" w:fill="auto" w:val="clear"/>
            <w:vAlign w:val="center"/>
          </w:tcPr>
          <w:p>
            <w:pPr>
              <w:pStyle w:val="TableContents"/>
              <w:spacing w:before="0" w:after="283"/>
              <w:rPr/>
            </w:pPr>
            <w:r>
              <w:rPr/>
              <w:t xml:space="preserve">26 </w:t>
            </w:r>
            <w:bookmarkStart w:id="496" w:name="TBL-3-17-1"/>
            <w:bookmarkStart w:id="497" w:name="TBL-3-17-"/>
            <w:bookmarkEnd w:id="496"/>
            <w:bookmarkEnd w:id="497"/>
          </w:p>
        </w:tc>
      </w:tr>
      <w:tr>
        <w:trPr/>
        <w:tc>
          <w:tcPr>
            <w:tcW w:w="1713" w:type="dxa"/>
            <w:tcBorders/>
            <w:shd w:color="auto" w:fill="auto" w:val="clear"/>
            <w:vAlign w:val="center"/>
          </w:tcPr>
          <w:p>
            <w:pPr>
              <w:pStyle w:val="TableContents"/>
              <w:spacing w:before="0" w:after="283"/>
              <w:rPr/>
            </w:pPr>
            <w:r>
              <w:rPr/>
              <w:t xml:space="preserve">chr16 </w:t>
            </w:r>
            <w:bookmarkStart w:id="498" w:name="TBL-3-17-2"/>
            <w:bookmarkEnd w:id="498"/>
          </w:p>
        </w:tc>
        <w:tc>
          <w:tcPr>
            <w:tcW w:w="3236" w:type="dxa"/>
            <w:tcBorders/>
            <w:shd w:color="auto" w:fill="auto" w:val="clear"/>
            <w:vAlign w:val="center"/>
          </w:tcPr>
          <w:p>
            <w:pPr>
              <w:pStyle w:val="TableContents"/>
              <w:spacing w:before="0" w:after="283"/>
              <w:rPr/>
            </w:pPr>
            <w:r>
              <w:rPr/>
              <w:t xml:space="preserve">16qtel_1-500K_1_12_12_rc </w:t>
            </w:r>
            <w:bookmarkStart w:id="499" w:name="TBL-3-17-3"/>
            <w:bookmarkEnd w:id="499"/>
          </w:p>
        </w:tc>
        <w:tc>
          <w:tcPr>
            <w:tcW w:w="718" w:type="dxa"/>
            <w:tcBorders/>
            <w:shd w:color="auto" w:fill="auto" w:val="clear"/>
            <w:vAlign w:val="center"/>
          </w:tcPr>
          <w:p>
            <w:pPr>
              <w:pStyle w:val="TableContents"/>
              <w:spacing w:before="0" w:after="283"/>
              <w:rPr/>
            </w:pPr>
            <w:r>
              <w:rPr/>
              <w:t xml:space="preserve">q </w:t>
            </w:r>
            <w:bookmarkStart w:id="500" w:name="TBL-3-17-4"/>
            <w:bookmarkEnd w:id="500"/>
          </w:p>
        </w:tc>
        <w:tc>
          <w:tcPr>
            <w:tcW w:w="900" w:type="dxa"/>
            <w:tcBorders/>
            <w:shd w:color="auto" w:fill="auto" w:val="clear"/>
            <w:vAlign w:val="center"/>
          </w:tcPr>
          <w:p>
            <w:pPr>
              <w:pStyle w:val="TableContents"/>
              <w:spacing w:before="0" w:after="283"/>
              <w:rPr/>
            </w:pPr>
            <w:r>
              <w:rPr/>
              <w:t xml:space="preserve">0 </w:t>
            </w:r>
            <w:bookmarkStart w:id="501" w:name="TBL-3-17-5"/>
            <w:bookmarkEnd w:id="501"/>
          </w:p>
        </w:tc>
        <w:tc>
          <w:tcPr>
            <w:tcW w:w="900" w:type="dxa"/>
            <w:tcBorders/>
            <w:shd w:color="auto" w:fill="auto" w:val="clear"/>
            <w:vAlign w:val="center"/>
          </w:tcPr>
          <w:p>
            <w:pPr>
              <w:pStyle w:val="TableContents"/>
              <w:spacing w:before="0" w:after="283"/>
              <w:rPr/>
            </w:pPr>
            <w:r>
              <w:rPr/>
              <w:t xml:space="preserve">2 </w:t>
            </w:r>
            <w:bookmarkStart w:id="502" w:name="TBL-3-17-6"/>
            <w:bookmarkEnd w:id="502"/>
          </w:p>
        </w:tc>
        <w:tc>
          <w:tcPr>
            <w:tcW w:w="814" w:type="dxa"/>
            <w:tcBorders/>
            <w:shd w:color="auto" w:fill="auto" w:val="clear"/>
            <w:vAlign w:val="center"/>
          </w:tcPr>
          <w:p>
            <w:pPr>
              <w:pStyle w:val="TableContents"/>
              <w:spacing w:before="0" w:after="283"/>
              <w:rPr/>
            </w:pPr>
            <w:r>
              <w:rPr/>
              <w:t xml:space="preserve">0 </w:t>
            </w:r>
            <w:bookmarkStart w:id="503" w:name="TBL-3-18-1"/>
            <w:bookmarkStart w:id="504" w:name="TBL-3-18-"/>
            <w:bookmarkEnd w:id="503"/>
            <w:bookmarkEnd w:id="504"/>
          </w:p>
        </w:tc>
      </w:tr>
      <w:tr>
        <w:trPr/>
        <w:tc>
          <w:tcPr>
            <w:tcW w:w="1713" w:type="dxa"/>
            <w:tcBorders/>
            <w:shd w:color="auto" w:fill="auto" w:val="clear"/>
            <w:vAlign w:val="center"/>
          </w:tcPr>
          <w:p>
            <w:pPr>
              <w:pStyle w:val="TableContents"/>
              <w:spacing w:before="0" w:after="283"/>
              <w:rPr/>
            </w:pPr>
            <w:r>
              <w:rPr/>
              <w:t xml:space="preserve">chr16 </w:t>
            </w:r>
            <w:bookmarkStart w:id="505" w:name="TBL-3-18-2"/>
            <w:bookmarkEnd w:id="505"/>
          </w:p>
        </w:tc>
        <w:tc>
          <w:tcPr>
            <w:tcW w:w="3236" w:type="dxa"/>
            <w:tcBorders/>
            <w:shd w:color="auto" w:fill="auto" w:val="clear"/>
            <w:vAlign w:val="center"/>
          </w:tcPr>
          <w:p>
            <w:pPr>
              <w:pStyle w:val="TableContents"/>
              <w:spacing w:before="0" w:after="283"/>
              <w:rPr/>
            </w:pPr>
            <w:r>
              <w:rPr/>
              <w:t xml:space="preserve">chr16 </w:t>
            </w:r>
            <w:bookmarkStart w:id="506" w:name="TBL-3-18-3"/>
            <w:bookmarkEnd w:id="506"/>
          </w:p>
        </w:tc>
        <w:tc>
          <w:tcPr>
            <w:tcW w:w="718" w:type="dxa"/>
            <w:tcBorders/>
            <w:shd w:color="auto" w:fill="auto" w:val="clear"/>
            <w:vAlign w:val="center"/>
          </w:tcPr>
          <w:p>
            <w:pPr>
              <w:pStyle w:val="TableContents"/>
              <w:spacing w:before="0" w:after="283"/>
              <w:rPr/>
            </w:pPr>
            <w:r>
              <w:rPr/>
              <w:t xml:space="preserve">p </w:t>
            </w:r>
            <w:bookmarkStart w:id="507" w:name="TBL-3-18-4"/>
            <w:bookmarkEnd w:id="507"/>
          </w:p>
        </w:tc>
        <w:tc>
          <w:tcPr>
            <w:tcW w:w="900" w:type="dxa"/>
            <w:tcBorders/>
            <w:shd w:color="auto" w:fill="auto" w:val="clear"/>
            <w:vAlign w:val="center"/>
          </w:tcPr>
          <w:p>
            <w:pPr>
              <w:pStyle w:val="TableContents"/>
              <w:spacing w:before="0" w:after="283"/>
              <w:rPr/>
            </w:pPr>
            <w:r>
              <w:rPr/>
              <w:t xml:space="preserve">1 </w:t>
            </w:r>
            <w:bookmarkStart w:id="508" w:name="TBL-3-18-5"/>
            <w:bookmarkEnd w:id="508"/>
          </w:p>
        </w:tc>
        <w:tc>
          <w:tcPr>
            <w:tcW w:w="900" w:type="dxa"/>
            <w:tcBorders/>
            <w:shd w:color="auto" w:fill="auto" w:val="clear"/>
            <w:vAlign w:val="center"/>
          </w:tcPr>
          <w:p>
            <w:pPr>
              <w:pStyle w:val="TableContents"/>
              <w:spacing w:before="0" w:after="283"/>
              <w:rPr/>
            </w:pPr>
            <w:r>
              <w:rPr/>
              <w:t xml:space="preserve">0 </w:t>
            </w:r>
            <w:bookmarkStart w:id="509" w:name="TBL-3-18-6"/>
            <w:bookmarkEnd w:id="509"/>
          </w:p>
        </w:tc>
        <w:tc>
          <w:tcPr>
            <w:tcW w:w="814" w:type="dxa"/>
            <w:tcBorders/>
            <w:shd w:color="auto" w:fill="auto" w:val="clear"/>
            <w:vAlign w:val="center"/>
          </w:tcPr>
          <w:p>
            <w:pPr>
              <w:pStyle w:val="TableContents"/>
              <w:spacing w:before="0" w:after="283"/>
              <w:rPr/>
            </w:pPr>
            <w:r>
              <w:rPr/>
              <w:t xml:space="preserve">0 </w:t>
            </w:r>
            <w:bookmarkStart w:id="510" w:name="TBL-3-19-"/>
            <w:bookmarkStart w:id="511" w:name="TBL-3-19-1"/>
            <w:bookmarkEnd w:id="510"/>
            <w:bookmarkEnd w:id="511"/>
          </w:p>
        </w:tc>
      </w:tr>
      <w:tr>
        <w:trPr/>
        <w:tc>
          <w:tcPr>
            <w:tcW w:w="1713" w:type="dxa"/>
            <w:tcBorders/>
            <w:shd w:color="auto" w:fill="auto" w:val="clear"/>
            <w:vAlign w:val="center"/>
          </w:tcPr>
          <w:p>
            <w:pPr>
              <w:pStyle w:val="TableContents"/>
              <w:spacing w:before="0" w:after="283"/>
              <w:rPr/>
            </w:pPr>
            <w:r>
              <w:rPr/>
              <w:t xml:space="preserve">chr17 </w:t>
            </w:r>
            <w:bookmarkStart w:id="512" w:name="TBL-3-19-2"/>
            <w:bookmarkEnd w:id="512"/>
          </w:p>
        </w:tc>
        <w:tc>
          <w:tcPr>
            <w:tcW w:w="3236" w:type="dxa"/>
            <w:tcBorders/>
            <w:shd w:color="auto" w:fill="auto" w:val="clear"/>
            <w:vAlign w:val="center"/>
          </w:tcPr>
          <w:p>
            <w:pPr>
              <w:pStyle w:val="TableContents"/>
              <w:spacing w:before="0" w:after="283"/>
              <w:rPr/>
            </w:pPr>
            <w:r>
              <w:rPr/>
              <w:t>17qtel_1-500K_1_12_12v2_rc</w:t>
            </w:r>
            <w:bookmarkStart w:id="513" w:name="TBL-3-19-3"/>
            <w:bookmarkEnd w:id="513"/>
          </w:p>
        </w:tc>
        <w:tc>
          <w:tcPr>
            <w:tcW w:w="718" w:type="dxa"/>
            <w:tcBorders/>
            <w:shd w:color="auto" w:fill="auto" w:val="clear"/>
            <w:vAlign w:val="center"/>
          </w:tcPr>
          <w:p>
            <w:pPr>
              <w:pStyle w:val="TableContents"/>
              <w:spacing w:before="0" w:after="283"/>
              <w:rPr/>
            </w:pPr>
            <w:r>
              <w:rPr/>
              <w:t xml:space="preserve">q </w:t>
            </w:r>
            <w:bookmarkStart w:id="514" w:name="TBL-3-19-4"/>
            <w:bookmarkEnd w:id="514"/>
          </w:p>
        </w:tc>
        <w:tc>
          <w:tcPr>
            <w:tcW w:w="900" w:type="dxa"/>
            <w:tcBorders/>
            <w:shd w:color="auto" w:fill="auto" w:val="clear"/>
            <w:vAlign w:val="center"/>
          </w:tcPr>
          <w:p>
            <w:pPr>
              <w:pStyle w:val="TableContents"/>
              <w:spacing w:before="0" w:after="283"/>
              <w:rPr/>
            </w:pPr>
            <w:r>
              <w:rPr/>
              <w:t xml:space="preserve">0 </w:t>
            </w:r>
            <w:bookmarkStart w:id="515" w:name="TBL-3-19-5"/>
            <w:bookmarkEnd w:id="515"/>
          </w:p>
        </w:tc>
        <w:tc>
          <w:tcPr>
            <w:tcW w:w="900" w:type="dxa"/>
            <w:tcBorders/>
            <w:shd w:color="auto" w:fill="auto" w:val="clear"/>
            <w:vAlign w:val="center"/>
          </w:tcPr>
          <w:p>
            <w:pPr>
              <w:pStyle w:val="TableContents"/>
              <w:spacing w:before="0" w:after="283"/>
              <w:rPr/>
            </w:pPr>
            <w:r>
              <w:rPr/>
              <w:t xml:space="preserve">4 </w:t>
            </w:r>
            <w:bookmarkStart w:id="516" w:name="TBL-3-19-6"/>
            <w:bookmarkEnd w:id="516"/>
          </w:p>
        </w:tc>
        <w:tc>
          <w:tcPr>
            <w:tcW w:w="814" w:type="dxa"/>
            <w:tcBorders/>
            <w:shd w:color="auto" w:fill="auto" w:val="clear"/>
            <w:vAlign w:val="center"/>
          </w:tcPr>
          <w:p>
            <w:pPr>
              <w:pStyle w:val="TableContents"/>
              <w:spacing w:before="0" w:after="283"/>
              <w:rPr/>
            </w:pPr>
            <w:r>
              <w:rPr/>
              <w:t xml:space="preserve">0 </w:t>
            </w:r>
            <w:bookmarkStart w:id="517" w:name="TBL-3-20-"/>
            <w:bookmarkStart w:id="518" w:name="TBL-3-20-1"/>
            <w:bookmarkEnd w:id="517"/>
            <w:bookmarkEnd w:id="518"/>
          </w:p>
        </w:tc>
      </w:tr>
      <w:tr>
        <w:trPr/>
        <w:tc>
          <w:tcPr>
            <w:tcW w:w="1713" w:type="dxa"/>
            <w:tcBorders/>
            <w:shd w:color="auto" w:fill="auto" w:val="clear"/>
            <w:vAlign w:val="center"/>
          </w:tcPr>
          <w:p>
            <w:pPr>
              <w:pStyle w:val="TableContents"/>
              <w:spacing w:before="0" w:after="283"/>
              <w:rPr/>
            </w:pPr>
            <w:r>
              <w:rPr/>
              <w:t xml:space="preserve">chr17 </w:t>
            </w:r>
            <w:bookmarkStart w:id="519" w:name="TBL-3-20-2"/>
            <w:bookmarkEnd w:id="519"/>
          </w:p>
        </w:tc>
        <w:tc>
          <w:tcPr>
            <w:tcW w:w="3236" w:type="dxa"/>
            <w:tcBorders/>
            <w:shd w:color="auto" w:fill="auto" w:val="clear"/>
            <w:vAlign w:val="center"/>
          </w:tcPr>
          <w:p>
            <w:pPr>
              <w:pStyle w:val="TableContents"/>
              <w:spacing w:before="0" w:after="283"/>
              <w:rPr/>
            </w:pPr>
            <w:r>
              <w:rPr/>
              <w:t xml:space="preserve">17ptel_1_500K_1_12_12 </w:t>
            </w:r>
            <w:bookmarkStart w:id="520" w:name="TBL-3-20-3"/>
            <w:bookmarkEnd w:id="520"/>
          </w:p>
        </w:tc>
        <w:tc>
          <w:tcPr>
            <w:tcW w:w="718" w:type="dxa"/>
            <w:tcBorders/>
            <w:shd w:color="auto" w:fill="auto" w:val="clear"/>
            <w:vAlign w:val="center"/>
          </w:tcPr>
          <w:p>
            <w:pPr>
              <w:pStyle w:val="TableContents"/>
              <w:spacing w:before="0" w:after="283"/>
              <w:rPr/>
            </w:pPr>
            <w:r>
              <w:rPr/>
              <w:t xml:space="preserve">p </w:t>
            </w:r>
            <w:bookmarkStart w:id="521" w:name="TBL-3-20-4"/>
            <w:bookmarkEnd w:id="521"/>
          </w:p>
        </w:tc>
        <w:tc>
          <w:tcPr>
            <w:tcW w:w="900" w:type="dxa"/>
            <w:tcBorders/>
            <w:shd w:color="auto" w:fill="auto" w:val="clear"/>
            <w:vAlign w:val="center"/>
          </w:tcPr>
          <w:p>
            <w:pPr>
              <w:pStyle w:val="TableContents"/>
              <w:spacing w:before="0" w:after="283"/>
              <w:rPr/>
            </w:pPr>
            <w:r>
              <w:rPr/>
              <w:t xml:space="preserve">0 </w:t>
            </w:r>
            <w:bookmarkStart w:id="522" w:name="TBL-3-20-5"/>
            <w:bookmarkEnd w:id="522"/>
          </w:p>
        </w:tc>
        <w:tc>
          <w:tcPr>
            <w:tcW w:w="900" w:type="dxa"/>
            <w:tcBorders/>
            <w:shd w:color="auto" w:fill="auto" w:val="clear"/>
            <w:vAlign w:val="center"/>
          </w:tcPr>
          <w:p>
            <w:pPr>
              <w:pStyle w:val="TableContents"/>
              <w:spacing w:before="0" w:after="283"/>
              <w:rPr/>
            </w:pPr>
            <w:r>
              <w:rPr/>
              <w:t xml:space="preserve">1 </w:t>
            </w:r>
            <w:bookmarkStart w:id="523" w:name="TBL-3-20-6"/>
            <w:bookmarkEnd w:id="523"/>
          </w:p>
        </w:tc>
        <w:tc>
          <w:tcPr>
            <w:tcW w:w="814" w:type="dxa"/>
            <w:tcBorders/>
            <w:shd w:color="auto" w:fill="auto" w:val="clear"/>
            <w:vAlign w:val="center"/>
          </w:tcPr>
          <w:p>
            <w:pPr>
              <w:pStyle w:val="TableContents"/>
              <w:spacing w:before="0" w:after="283"/>
              <w:rPr/>
            </w:pPr>
            <w:r>
              <w:rPr/>
              <w:t xml:space="preserve">1 </w:t>
            </w:r>
            <w:bookmarkStart w:id="524" w:name="TBL-3-21-"/>
            <w:bookmarkStart w:id="525" w:name="TBL-3-21-1"/>
            <w:bookmarkEnd w:id="524"/>
            <w:bookmarkEnd w:id="525"/>
          </w:p>
        </w:tc>
      </w:tr>
      <w:tr>
        <w:trPr/>
        <w:tc>
          <w:tcPr>
            <w:tcW w:w="1713" w:type="dxa"/>
            <w:tcBorders/>
            <w:shd w:color="auto" w:fill="auto" w:val="clear"/>
            <w:vAlign w:val="center"/>
          </w:tcPr>
          <w:p>
            <w:pPr>
              <w:pStyle w:val="TableContents"/>
              <w:spacing w:before="0" w:after="283"/>
              <w:rPr/>
            </w:pPr>
            <w:r>
              <w:rPr/>
              <w:t xml:space="preserve">chr18 </w:t>
            </w:r>
            <w:bookmarkStart w:id="526" w:name="TBL-3-21-2"/>
            <w:bookmarkEnd w:id="526"/>
          </w:p>
        </w:tc>
        <w:tc>
          <w:tcPr>
            <w:tcW w:w="3236" w:type="dxa"/>
            <w:tcBorders/>
            <w:shd w:color="auto" w:fill="auto" w:val="clear"/>
            <w:vAlign w:val="center"/>
          </w:tcPr>
          <w:p>
            <w:pPr>
              <w:pStyle w:val="TableContents"/>
              <w:spacing w:before="0" w:after="283"/>
              <w:rPr/>
            </w:pPr>
            <w:r>
              <w:rPr/>
              <w:t xml:space="preserve">18qtel_1-500K_1_12_12_rc </w:t>
            </w:r>
            <w:bookmarkStart w:id="527" w:name="TBL-3-21-3"/>
            <w:bookmarkEnd w:id="527"/>
          </w:p>
        </w:tc>
        <w:tc>
          <w:tcPr>
            <w:tcW w:w="718" w:type="dxa"/>
            <w:tcBorders/>
            <w:shd w:color="auto" w:fill="auto" w:val="clear"/>
            <w:vAlign w:val="center"/>
          </w:tcPr>
          <w:p>
            <w:pPr>
              <w:pStyle w:val="TableContents"/>
              <w:spacing w:before="0" w:after="283"/>
              <w:rPr/>
            </w:pPr>
            <w:r>
              <w:rPr/>
              <w:t xml:space="preserve">q </w:t>
            </w:r>
            <w:bookmarkStart w:id="528" w:name="TBL-3-21-4"/>
            <w:bookmarkEnd w:id="528"/>
          </w:p>
        </w:tc>
        <w:tc>
          <w:tcPr>
            <w:tcW w:w="900" w:type="dxa"/>
            <w:tcBorders/>
            <w:shd w:color="auto" w:fill="auto" w:val="clear"/>
            <w:vAlign w:val="center"/>
          </w:tcPr>
          <w:p>
            <w:pPr>
              <w:pStyle w:val="TableContents"/>
              <w:spacing w:before="0" w:after="283"/>
              <w:rPr/>
            </w:pPr>
            <w:r>
              <w:rPr/>
              <w:t xml:space="preserve">4 </w:t>
            </w:r>
            <w:bookmarkStart w:id="529" w:name="TBL-3-21-5"/>
            <w:bookmarkEnd w:id="529"/>
          </w:p>
        </w:tc>
        <w:tc>
          <w:tcPr>
            <w:tcW w:w="900" w:type="dxa"/>
            <w:tcBorders/>
            <w:shd w:color="auto" w:fill="auto" w:val="clear"/>
            <w:vAlign w:val="center"/>
          </w:tcPr>
          <w:p>
            <w:pPr>
              <w:pStyle w:val="TableContents"/>
              <w:spacing w:before="0" w:after="283"/>
              <w:rPr/>
            </w:pPr>
            <w:r>
              <w:rPr/>
              <w:t xml:space="preserve">26 </w:t>
            </w:r>
            <w:bookmarkStart w:id="530" w:name="TBL-3-21-6"/>
            <w:bookmarkEnd w:id="530"/>
          </w:p>
        </w:tc>
        <w:tc>
          <w:tcPr>
            <w:tcW w:w="814" w:type="dxa"/>
            <w:tcBorders/>
            <w:shd w:color="auto" w:fill="auto" w:val="clear"/>
            <w:vAlign w:val="center"/>
          </w:tcPr>
          <w:p>
            <w:pPr>
              <w:pStyle w:val="TableContents"/>
              <w:spacing w:before="0" w:after="283"/>
              <w:rPr/>
            </w:pPr>
            <w:r>
              <w:rPr/>
              <w:t xml:space="preserve">6 </w:t>
            </w:r>
            <w:bookmarkStart w:id="531" w:name="TBL-3-22-"/>
            <w:bookmarkStart w:id="532" w:name="TBL-3-22-1"/>
            <w:bookmarkEnd w:id="531"/>
            <w:bookmarkEnd w:id="532"/>
          </w:p>
        </w:tc>
      </w:tr>
      <w:tr>
        <w:trPr/>
        <w:tc>
          <w:tcPr>
            <w:tcW w:w="1713" w:type="dxa"/>
            <w:tcBorders/>
            <w:shd w:color="auto" w:fill="auto" w:val="clear"/>
            <w:vAlign w:val="center"/>
          </w:tcPr>
          <w:p>
            <w:pPr>
              <w:pStyle w:val="TableContents"/>
              <w:spacing w:before="0" w:after="283"/>
              <w:rPr/>
            </w:pPr>
            <w:r>
              <w:rPr/>
              <w:t xml:space="preserve">chr18 </w:t>
            </w:r>
            <w:bookmarkStart w:id="533" w:name="TBL-3-22-2"/>
            <w:bookmarkEnd w:id="533"/>
          </w:p>
        </w:tc>
        <w:tc>
          <w:tcPr>
            <w:tcW w:w="3236" w:type="dxa"/>
            <w:tcBorders/>
            <w:shd w:color="auto" w:fill="auto" w:val="clear"/>
            <w:vAlign w:val="center"/>
          </w:tcPr>
          <w:p>
            <w:pPr>
              <w:pStyle w:val="TableContents"/>
              <w:spacing w:before="0" w:after="283"/>
              <w:rPr/>
            </w:pPr>
            <w:r>
              <w:rPr/>
              <w:t xml:space="preserve">chr18 </w:t>
            </w:r>
            <w:bookmarkStart w:id="534" w:name="TBL-3-22-3"/>
            <w:bookmarkEnd w:id="534"/>
          </w:p>
        </w:tc>
        <w:tc>
          <w:tcPr>
            <w:tcW w:w="718" w:type="dxa"/>
            <w:tcBorders/>
            <w:shd w:color="auto" w:fill="auto" w:val="clear"/>
            <w:vAlign w:val="center"/>
          </w:tcPr>
          <w:p>
            <w:pPr>
              <w:pStyle w:val="TableContents"/>
              <w:spacing w:before="0" w:after="283"/>
              <w:rPr/>
            </w:pPr>
            <w:r>
              <w:rPr/>
              <w:t xml:space="preserve">p </w:t>
            </w:r>
            <w:bookmarkStart w:id="535" w:name="TBL-3-22-4"/>
            <w:bookmarkEnd w:id="535"/>
          </w:p>
        </w:tc>
        <w:tc>
          <w:tcPr>
            <w:tcW w:w="900" w:type="dxa"/>
            <w:tcBorders/>
            <w:shd w:color="auto" w:fill="auto" w:val="clear"/>
            <w:vAlign w:val="center"/>
          </w:tcPr>
          <w:p>
            <w:pPr>
              <w:pStyle w:val="TableContents"/>
              <w:spacing w:before="0" w:after="283"/>
              <w:rPr/>
            </w:pPr>
            <w:r>
              <w:rPr/>
              <w:t xml:space="preserve">11 </w:t>
            </w:r>
            <w:bookmarkStart w:id="536" w:name="TBL-3-22-5"/>
            <w:bookmarkEnd w:id="536"/>
          </w:p>
        </w:tc>
        <w:tc>
          <w:tcPr>
            <w:tcW w:w="900" w:type="dxa"/>
            <w:tcBorders/>
            <w:shd w:color="auto" w:fill="auto" w:val="clear"/>
            <w:vAlign w:val="center"/>
          </w:tcPr>
          <w:p>
            <w:pPr>
              <w:pStyle w:val="TableContents"/>
              <w:spacing w:before="0" w:after="283"/>
              <w:rPr/>
            </w:pPr>
            <w:r>
              <w:rPr/>
              <w:t xml:space="preserve">35 </w:t>
            </w:r>
            <w:bookmarkStart w:id="537" w:name="TBL-3-22-6"/>
            <w:bookmarkEnd w:id="537"/>
          </w:p>
        </w:tc>
        <w:tc>
          <w:tcPr>
            <w:tcW w:w="814" w:type="dxa"/>
            <w:tcBorders/>
            <w:shd w:color="auto" w:fill="auto" w:val="clear"/>
            <w:vAlign w:val="center"/>
          </w:tcPr>
          <w:p>
            <w:pPr>
              <w:pStyle w:val="TableContents"/>
              <w:spacing w:before="0" w:after="283"/>
              <w:rPr/>
            </w:pPr>
            <w:r>
              <w:rPr/>
              <w:t xml:space="preserve">7 </w:t>
            </w:r>
            <w:bookmarkStart w:id="538" w:name="TBL-3-23-"/>
            <w:bookmarkStart w:id="539" w:name="TBL-3-23-1"/>
            <w:bookmarkEnd w:id="538"/>
            <w:bookmarkEnd w:id="539"/>
          </w:p>
        </w:tc>
      </w:tr>
      <w:tr>
        <w:trPr/>
        <w:tc>
          <w:tcPr>
            <w:tcW w:w="1713" w:type="dxa"/>
            <w:tcBorders/>
            <w:shd w:color="auto" w:fill="auto" w:val="clear"/>
            <w:vAlign w:val="center"/>
          </w:tcPr>
          <w:p>
            <w:pPr>
              <w:pStyle w:val="TableContents"/>
              <w:spacing w:before="0" w:after="283"/>
              <w:rPr/>
            </w:pPr>
            <w:r>
              <w:rPr/>
              <w:t xml:space="preserve">chr19 </w:t>
            </w:r>
            <w:bookmarkStart w:id="540" w:name="TBL-3-23-2"/>
            <w:bookmarkEnd w:id="540"/>
          </w:p>
        </w:tc>
        <w:tc>
          <w:tcPr>
            <w:tcW w:w="3236" w:type="dxa"/>
            <w:tcBorders/>
            <w:shd w:color="auto" w:fill="auto" w:val="clear"/>
            <w:vAlign w:val="center"/>
          </w:tcPr>
          <w:p>
            <w:pPr>
              <w:pStyle w:val="TableContents"/>
              <w:spacing w:before="0" w:after="283"/>
              <w:rPr/>
            </w:pPr>
            <w:r>
              <w:rPr/>
              <w:t xml:space="preserve">19ptel_1-500K_1_12_12 </w:t>
            </w:r>
            <w:bookmarkStart w:id="541" w:name="TBL-3-23-3"/>
            <w:bookmarkEnd w:id="541"/>
          </w:p>
        </w:tc>
        <w:tc>
          <w:tcPr>
            <w:tcW w:w="718" w:type="dxa"/>
            <w:tcBorders/>
            <w:shd w:color="auto" w:fill="auto" w:val="clear"/>
            <w:vAlign w:val="center"/>
          </w:tcPr>
          <w:p>
            <w:pPr>
              <w:pStyle w:val="TableContents"/>
              <w:spacing w:before="0" w:after="283"/>
              <w:rPr/>
            </w:pPr>
            <w:r>
              <w:rPr/>
              <w:t xml:space="preserve">p </w:t>
            </w:r>
            <w:bookmarkStart w:id="542" w:name="TBL-3-23-4"/>
            <w:bookmarkEnd w:id="542"/>
          </w:p>
        </w:tc>
        <w:tc>
          <w:tcPr>
            <w:tcW w:w="900" w:type="dxa"/>
            <w:tcBorders/>
            <w:shd w:color="auto" w:fill="auto" w:val="clear"/>
            <w:vAlign w:val="center"/>
          </w:tcPr>
          <w:p>
            <w:pPr>
              <w:pStyle w:val="TableContents"/>
              <w:spacing w:before="0" w:after="283"/>
              <w:rPr/>
            </w:pPr>
            <w:r>
              <w:rPr/>
              <w:t xml:space="preserve">0 </w:t>
            </w:r>
            <w:bookmarkStart w:id="543" w:name="TBL-3-23-5"/>
            <w:bookmarkEnd w:id="543"/>
          </w:p>
        </w:tc>
        <w:tc>
          <w:tcPr>
            <w:tcW w:w="900" w:type="dxa"/>
            <w:tcBorders/>
            <w:shd w:color="auto" w:fill="auto" w:val="clear"/>
            <w:vAlign w:val="center"/>
          </w:tcPr>
          <w:p>
            <w:pPr>
              <w:pStyle w:val="TableContents"/>
              <w:spacing w:before="0" w:after="283"/>
              <w:rPr/>
            </w:pPr>
            <w:r>
              <w:rPr/>
              <w:t xml:space="preserve">1 </w:t>
            </w:r>
            <w:bookmarkStart w:id="544" w:name="TBL-3-23-6"/>
            <w:bookmarkEnd w:id="544"/>
          </w:p>
        </w:tc>
        <w:tc>
          <w:tcPr>
            <w:tcW w:w="814" w:type="dxa"/>
            <w:tcBorders/>
            <w:shd w:color="auto" w:fill="auto" w:val="clear"/>
            <w:vAlign w:val="center"/>
          </w:tcPr>
          <w:p>
            <w:pPr>
              <w:pStyle w:val="TableContents"/>
              <w:spacing w:before="0" w:after="283"/>
              <w:rPr/>
            </w:pPr>
            <w:r>
              <w:rPr/>
              <w:t xml:space="preserve">1 </w:t>
            </w:r>
            <w:bookmarkStart w:id="545" w:name="TBL-3-24-"/>
            <w:bookmarkStart w:id="546" w:name="TBL-3-24-1"/>
            <w:bookmarkEnd w:id="545"/>
            <w:bookmarkEnd w:id="546"/>
          </w:p>
        </w:tc>
      </w:tr>
      <w:tr>
        <w:trPr/>
        <w:tc>
          <w:tcPr>
            <w:tcW w:w="1713" w:type="dxa"/>
            <w:tcBorders/>
            <w:shd w:color="auto" w:fill="auto" w:val="clear"/>
            <w:vAlign w:val="center"/>
          </w:tcPr>
          <w:p>
            <w:pPr>
              <w:pStyle w:val="TableContents"/>
              <w:spacing w:before="0" w:after="283"/>
              <w:rPr/>
            </w:pPr>
            <w:r>
              <w:rPr/>
              <w:t xml:space="preserve">chr19 </w:t>
            </w:r>
            <w:bookmarkStart w:id="547" w:name="TBL-3-24-2"/>
            <w:bookmarkEnd w:id="547"/>
          </w:p>
        </w:tc>
        <w:tc>
          <w:tcPr>
            <w:tcW w:w="3236" w:type="dxa"/>
            <w:tcBorders/>
            <w:shd w:color="auto" w:fill="auto" w:val="clear"/>
            <w:vAlign w:val="center"/>
          </w:tcPr>
          <w:p>
            <w:pPr>
              <w:pStyle w:val="TableContents"/>
              <w:spacing w:before="0" w:after="283"/>
              <w:rPr/>
            </w:pPr>
            <w:r>
              <w:rPr/>
              <w:t xml:space="preserve">chr19 </w:t>
            </w:r>
            <w:bookmarkStart w:id="548" w:name="TBL-3-24-3"/>
            <w:bookmarkEnd w:id="548"/>
          </w:p>
        </w:tc>
        <w:tc>
          <w:tcPr>
            <w:tcW w:w="718" w:type="dxa"/>
            <w:tcBorders/>
            <w:shd w:color="auto" w:fill="auto" w:val="clear"/>
            <w:vAlign w:val="center"/>
          </w:tcPr>
          <w:p>
            <w:pPr>
              <w:pStyle w:val="TableContents"/>
              <w:spacing w:before="0" w:after="283"/>
              <w:rPr/>
            </w:pPr>
            <w:r>
              <w:rPr/>
              <w:t xml:space="preserve">q </w:t>
            </w:r>
            <w:bookmarkStart w:id="549" w:name="TBL-3-24-4"/>
            <w:bookmarkEnd w:id="549"/>
          </w:p>
        </w:tc>
        <w:tc>
          <w:tcPr>
            <w:tcW w:w="900" w:type="dxa"/>
            <w:tcBorders/>
            <w:shd w:color="auto" w:fill="auto" w:val="clear"/>
            <w:vAlign w:val="center"/>
          </w:tcPr>
          <w:p>
            <w:pPr>
              <w:pStyle w:val="TableContents"/>
              <w:spacing w:before="0" w:after="283"/>
              <w:rPr/>
            </w:pPr>
            <w:r>
              <w:rPr/>
              <w:t xml:space="preserve">6 </w:t>
            </w:r>
            <w:bookmarkStart w:id="550" w:name="TBL-3-24-5"/>
            <w:bookmarkEnd w:id="550"/>
          </w:p>
        </w:tc>
        <w:tc>
          <w:tcPr>
            <w:tcW w:w="900" w:type="dxa"/>
            <w:tcBorders/>
            <w:shd w:color="auto" w:fill="auto" w:val="clear"/>
            <w:vAlign w:val="center"/>
          </w:tcPr>
          <w:p>
            <w:pPr>
              <w:pStyle w:val="TableContents"/>
              <w:spacing w:before="0" w:after="283"/>
              <w:rPr/>
            </w:pPr>
            <w:r>
              <w:rPr/>
              <w:t xml:space="preserve">0 </w:t>
            </w:r>
            <w:bookmarkStart w:id="551" w:name="TBL-3-24-6"/>
            <w:bookmarkEnd w:id="551"/>
          </w:p>
        </w:tc>
        <w:tc>
          <w:tcPr>
            <w:tcW w:w="814" w:type="dxa"/>
            <w:tcBorders/>
            <w:shd w:color="auto" w:fill="auto" w:val="clear"/>
            <w:vAlign w:val="center"/>
          </w:tcPr>
          <w:p>
            <w:pPr>
              <w:pStyle w:val="TableContents"/>
              <w:spacing w:before="0" w:after="283"/>
              <w:rPr/>
            </w:pPr>
            <w:r>
              <w:rPr/>
              <w:t xml:space="preserve">16 </w:t>
            </w:r>
            <w:bookmarkStart w:id="552" w:name="TBL-3-25-1"/>
            <w:bookmarkStart w:id="553" w:name="TBL-3-25-"/>
            <w:bookmarkEnd w:id="552"/>
            <w:bookmarkEnd w:id="553"/>
          </w:p>
        </w:tc>
      </w:tr>
      <w:tr>
        <w:trPr/>
        <w:tc>
          <w:tcPr>
            <w:tcW w:w="1713" w:type="dxa"/>
            <w:tcBorders/>
            <w:shd w:color="auto" w:fill="auto" w:val="clear"/>
            <w:vAlign w:val="center"/>
          </w:tcPr>
          <w:p>
            <w:pPr>
              <w:pStyle w:val="TableContents"/>
              <w:spacing w:before="0" w:after="283"/>
              <w:rPr/>
            </w:pPr>
            <w:r>
              <w:rPr/>
              <w:t xml:space="preserve">chr21 </w:t>
            </w:r>
            <w:bookmarkStart w:id="554" w:name="TBL-3-25-2"/>
            <w:bookmarkEnd w:id="554"/>
          </w:p>
        </w:tc>
        <w:tc>
          <w:tcPr>
            <w:tcW w:w="3236" w:type="dxa"/>
            <w:tcBorders/>
            <w:shd w:color="auto" w:fill="auto" w:val="clear"/>
            <w:vAlign w:val="center"/>
          </w:tcPr>
          <w:p>
            <w:pPr>
              <w:pStyle w:val="TableContents"/>
              <w:spacing w:before="0" w:after="283"/>
              <w:rPr/>
            </w:pPr>
            <w:r>
              <w:rPr/>
              <w:t xml:space="preserve">chr21 </w:t>
            </w:r>
            <w:bookmarkStart w:id="555" w:name="TBL-3-25-3"/>
            <w:bookmarkEnd w:id="555"/>
          </w:p>
        </w:tc>
        <w:tc>
          <w:tcPr>
            <w:tcW w:w="718" w:type="dxa"/>
            <w:tcBorders/>
            <w:shd w:color="auto" w:fill="auto" w:val="clear"/>
            <w:vAlign w:val="center"/>
          </w:tcPr>
          <w:p>
            <w:pPr>
              <w:pStyle w:val="TableContents"/>
              <w:spacing w:before="0" w:after="283"/>
              <w:rPr/>
            </w:pPr>
            <w:r>
              <w:rPr/>
              <w:t xml:space="preserve">q </w:t>
            </w:r>
            <w:bookmarkStart w:id="556" w:name="TBL-3-25-4"/>
            <w:bookmarkEnd w:id="556"/>
          </w:p>
        </w:tc>
        <w:tc>
          <w:tcPr>
            <w:tcW w:w="900" w:type="dxa"/>
            <w:tcBorders/>
            <w:shd w:color="auto" w:fill="auto" w:val="clear"/>
            <w:vAlign w:val="center"/>
          </w:tcPr>
          <w:p>
            <w:pPr>
              <w:pStyle w:val="TableContents"/>
              <w:spacing w:before="0" w:after="283"/>
              <w:rPr/>
            </w:pPr>
            <w:r>
              <w:rPr/>
              <w:t xml:space="preserve">35 </w:t>
            </w:r>
            <w:bookmarkStart w:id="557" w:name="TBL-3-25-5"/>
            <w:bookmarkEnd w:id="557"/>
          </w:p>
        </w:tc>
        <w:tc>
          <w:tcPr>
            <w:tcW w:w="900" w:type="dxa"/>
            <w:tcBorders/>
            <w:shd w:color="auto" w:fill="auto" w:val="clear"/>
            <w:vAlign w:val="center"/>
          </w:tcPr>
          <w:p>
            <w:pPr>
              <w:pStyle w:val="TableContents"/>
              <w:spacing w:before="0" w:after="283"/>
              <w:rPr/>
            </w:pPr>
            <w:r>
              <w:rPr/>
              <w:t xml:space="preserve">77 </w:t>
            </w:r>
            <w:bookmarkStart w:id="558" w:name="TBL-3-25-6"/>
            <w:bookmarkEnd w:id="558"/>
          </w:p>
        </w:tc>
        <w:tc>
          <w:tcPr>
            <w:tcW w:w="814" w:type="dxa"/>
            <w:tcBorders/>
            <w:shd w:color="auto" w:fill="auto" w:val="clear"/>
            <w:vAlign w:val="center"/>
          </w:tcPr>
          <w:p>
            <w:pPr>
              <w:pStyle w:val="TableContents"/>
              <w:spacing w:before="0" w:after="283"/>
              <w:rPr/>
            </w:pPr>
            <w:r>
              <w:rPr/>
              <w:t xml:space="preserve">35 </w:t>
            </w:r>
            <w:bookmarkStart w:id="559" w:name="TBL-3-26-"/>
            <w:bookmarkStart w:id="560" w:name="TBL-3-26-1"/>
            <w:bookmarkEnd w:id="559"/>
            <w:bookmarkEnd w:id="560"/>
          </w:p>
        </w:tc>
      </w:tr>
      <w:tr>
        <w:trPr/>
        <w:tc>
          <w:tcPr>
            <w:tcW w:w="1713" w:type="dxa"/>
            <w:tcBorders/>
            <w:shd w:color="auto" w:fill="auto" w:val="clear"/>
            <w:vAlign w:val="center"/>
          </w:tcPr>
          <w:p>
            <w:pPr>
              <w:pStyle w:val="TableContents"/>
              <w:spacing w:before="0" w:after="283"/>
              <w:rPr/>
            </w:pPr>
            <w:r>
              <w:rPr/>
              <w:t xml:space="preserve">chr22 </w:t>
            </w:r>
            <w:bookmarkStart w:id="561" w:name="TBL-3-26-2"/>
            <w:bookmarkEnd w:id="561"/>
          </w:p>
        </w:tc>
        <w:tc>
          <w:tcPr>
            <w:tcW w:w="3236" w:type="dxa"/>
            <w:tcBorders/>
            <w:shd w:color="auto" w:fill="auto" w:val="clear"/>
            <w:vAlign w:val="center"/>
          </w:tcPr>
          <w:p>
            <w:pPr>
              <w:pStyle w:val="TableContents"/>
              <w:spacing w:before="0" w:after="283"/>
              <w:rPr/>
            </w:pPr>
            <w:r>
              <w:rPr/>
              <w:t xml:space="preserve">chr22 </w:t>
            </w:r>
            <w:bookmarkStart w:id="562" w:name="TBL-3-26-3"/>
            <w:bookmarkEnd w:id="562"/>
          </w:p>
        </w:tc>
        <w:tc>
          <w:tcPr>
            <w:tcW w:w="718" w:type="dxa"/>
            <w:tcBorders/>
            <w:shd w:color="auto" w:fill="auto" w:val="clear"/>
            <w:vAlign w:val="center"/>
          </w:tcPr>
          <w:p>
            <w:pPr>
              <w:pStyle w:val="TableContents"/>
              <w:spacing w:before="0" w:after="283"/>
              <w:rPr/>
            </w:pPr>
            <w:r>
              <w:rPr/>
              <w:t xml:space="preserve">q </w:t>
            </w:r>
            <w:bookmarkStart w:id="563" w:name="TBL-3-26-4"/>
            <w:bookmarkEnd w:id="563"/>
          </w:p>
        </w:tc>
        <w:tc>
          <w:tcPr>
            <w:tcW w:w="900" w:type="dxa"/>
            <w:tcBorders/>
            <w:shd w:color="auto" w:fill="auto" w:val="clear"/>
            <w:vAlign w:val="center"/>
          </w:tcPr>
          <w:p>
            <w:pPr>
              <w:pStyle w:val="TableContents"/>
              <w:spacing w:before="0" w:after="283"/>
              <w:rPr/>
            </w:pPr>
            <w:r>
              <w:rPr/>
              <w:t xml:space="preserve">2 </w:t>
            </w:r>
            <w:bookmarkStart w:id="564" w:name="TBL-3-26-5"/>
            <w:bookmarkEnd w:id="564"/>
          </w:p>
        </w:tc>
        <w:tc>
          <w:tcPr>
            <w:tcW w:w="900" w:type="dxa"/>
            <w:tcBorders/>
            <w:shd w:color="auto" w:fill="auto" w:val="clear"/>
            <w:vAlign w:val="center"/>
          </w:tcPr>
          <w:p>
            <w:pPr>
              <w:pStyle w:val="TableContents"/>
              <w:spacing w:before="0" w:after="283"/>
              <w:rPr/>
            </w:pPr>
            <w:r>
              <w:rPr/>
              <w:t xml:space="preserve">51 </w:t>
            </w:r>
            <w:bookmarkStart w:id="565" w:name="TBL-3-26-6"/>
            <w:bookmarkEnd w:id="565"/>
          </w:p>
        </w:tc>
        <w:tc>
          <w:tcPr>
            <w:tcW w:w="814" w:type="dxa"/>
            <w:tcBorders/>
            <w:shd w:color="auto" w:fill="auto" w:val="clear"/>
            <w:vAlign w:val="center"/>
          </w:tcPr>
          <w:p>
            <w:pPr>
              <w:pStyle w:val="TableContents"/>
              <w:spacing w:before="0" w:after="283"/>
              <w:rPr/>
            </w:pPr>
            <w:r>
              <w:rPr/>
              <w:t xml:space="preserve">5 </w:t>
            </w:r>
            <w:bookmarkStart w:id="566" w:name="TBL-3-27-"/>
            <w:bookmarkStart w:id="567" w:name="TBL-3-27-1"/>
            <w:bookmarkEnd w:id="566"/>
            <w:bookmarkEnd w:id="567"/>
          </w:p>
        </w:tc>
      </w:tr>
      <w:tr>
        <w:trPr/>
        <w:tc>
          <w:tcPr>
            <w:tcW w:w="1713" w:type="dxa"/>
            <w:tcBorders/>
            <w:shd w:color="auto" w:fill="auto" w:val="clear"/>
            <w:vAlign w:val="center"/>
          </w:tcPr>
          <w:p>
            <w:pPr>
              <w:pStyle w:val="TableContents"/>
              <w:spacing w:before="0" w:after="283"/>
              <w:rPr/>
            </w:pPr>
            <w:r>
              <w:rPr/>
              <w:t xml:space="preserve">chrX </w:t>
            </w:r>
            <w:bookmarkStart w:id="568" w:name="TBL-3-27-2"/>
            <w:bookmarkEnd w:id="568"/>
          </w:p>
        </w:tc>
        <w:tc>
          <w:tcPr>
            <w:tcW w:w="3236" w:type="dxa"/>
            <w:tcBorders/>
            <w:shd w:color="auto" w:fill="auto" w:val="clear"/>
            <w:vAlign w:val="center"/>
          </w:tcPr>
          <w:p>
            <w:pPr>
              <w:pStyle w:val="TableContents"/>
              <w:spacing w:before="0" w:after="283"/>
              <w:rPr/>
            </w:pPr>
            <w:r>
              <w:rPr/>
              <w:t xml:space="preserve">chrX </w:t>
            </w:r>
            <w:bookmarkStart w:id="569" w:name="TBL-3-27-3"/>
            <w:bookmarkEnd w:id="569"/>
          </w:p>
        </w:tc>
        <w:tc>
          <w:tcPr>
            <w:tcW w:w="718" w:type="dxa"/>
            <w:tcBorders/>
            <w:shd w:color="auto" w:fill="auto" w:val="clear"/>
            <w:vAlign w:val="center"/>
          </w:tcPr>
          <w:p>
            <w:pPr>
              <w:pStyle w:val="TableContents"/>
              <w:spacing w:before="0" w:after="283"/>
              <w:rPr/>
            </w:pPr>
            <w:r>
              <w:rPr/>
              <w:t xml:space="preserve">q </w:t>
            </w:r>
            <w:bookmarkStart w:id="570" w:name="TBL-3-27-4"/>
            <w:bookmarkEnd w:id="570"/>
          </w:p>
        </w:tc>
        <w:tc>
          <w:tcPr>
            <w:tcW w:w="900" w:type="dxa"/>
            <w:tcBorders/>
            <w:shd w:color="auto" w:fill="auto" w:val="clear"/>
            <w:vAlign w:val="center"/>
          </w:tcPr>
          <w:p>
            <w:pPr>
              <w:pStyle w:val="TableContents"/>
              <w:spacing w:before="0" w:after="283"/>
              <w:rPr/>
            </w:pPr>
            <w:r>
              <w:rPr/>
              <w:t xml:space="preserve">28 </w:t>
            </w:r>
            <w:bookmarkStart w:id="571" w:name="TBL-3-27-5"/>
            <w:bookmarkEnd w:id="571"/>
          </w:p>
        </w:tc>
        <w:tc>
          <w:tcPr>
            <w:tcW w:w="900" w:type="dxa"/>
            <w:tcBorders/>
            <w:shd w:color="auto" w:fill="auto" w:val="clear"/>
            <w:vAlign w:val="center"/>
          </w:tcPr>
          <w:p>
            <w:pPr>
              <w:pStyle w:val="TableContents"/>
              <w:spacing w:before="0" w:after="283"/>
              <w:rPr/>
            </w:pPr>
            <w:r>
              <w:rPr/>
              <w:t xml:space="preserve">54 </w:t>
            </w:r>
            <w:bookmarkStart w:id="572" w:name="TBL-3-27-6"/>
            <w:bookmarkEnd w:id="572"/>
          </w:p>
        </w:tc>
        <w:tc>
          <w:tcPr>
            <w:tcW w:w="814" w:type="dxa"/>
            <w:tcBorders/>
            <w:shd w:color="auto" w:fill="auto" w:val="clear"/>
            <w:vAlign w:val="center"/>
          </w:tcPr>
          <w:p>
            <w:pPr>
              <w:pStyle w:val="TableContents"/>
              <w:spacing w:before="0" w:after="283"/>
              <w:rPr/>
            </w:pPr>
            <w:r>
              <w:rPr/>
              <w:t xml:space="preserve">22 </w:t>
            </w:r>
          </w:p>
        </w:tc>
      </w:tr>
    </w:tbl>
    <w:p>
      <w:pPr>
        <w:pStyle w:val="TextBody"/>
        <w:spacing w:before="0" w:after="0"/>
        <w:rPr/>
      </w:pPr>
      <w:r>
        <w:rPr/>
      </w:r>
    </w:p>
    <w:p>
      <w:pPr>
        <w:pStyle w:val="TextBody"/>
        <w:rPr/>
      </w:pPr>
      <w:r>
        <w:rPr/>
        <w:t>Table S1: The number of telomeric reads on each arm identified in GIAB PacBio CCS datasets HG001, HG002, and HG005.</w:t>
      </w:r>
      <w:r>
        <w:br w:type="page"/>
      </w:r>
    </w:p>
    <w:p>
      <w:pPr>
        <w:pStyle w:val="TextBody"/>
        <w:rPr>
          <w:sz w:val="4"/>
          <w:szCs w:val="4"/>
        </w:rPr>
      </w:pPr>
      <w:r>
        <w:rPr>
          <w:sz w:val="4"/>
          <w:szCs w:val="4"/>
        </w:rPr>
      </w:r>
      <w:bookmarkStart w:id="573" w:name="TBL-4"/>
      <w:bookmarkStart w:id="574" w:name="TBL-4-1g"/>
      <w:bookmarkStart w:id="575" w:name="TBL-4-2"/>
      <w:bookmarkStart w:id="576" w:name="TBL-4-3"/>
      <w:bookmarkStart w:id="577" w:name="TBL-4-4"/>
      <w:bookmarkStart w:id="578" w:name="TBL-4-5"/>
      <w:bookmarkStart w:id="579" w:name="TBL-4-1"/>
      <w:bookmarkStart w:id="580" w:name="x1-220022"/>
      <w:bookmarkStart w:id="581" w:name="TBL-4"/>
      <w:bookmarkStart w:id="582" w:name="TBL-4-1g"/>
      <w:bookmarkStart w:id="583" w:name="TBL-4-2"/>
      <w:bookmarkStart w:id="584" w:name="TBL-4-3"/>
      <w:bookmarkStart w:id="585" w:name="TBL-4-4"/>
      <w:bookmarkStart w:id="586" w:name="TBL-4-5"/>
      <w:bookmarkStart w:id="587" w:name="TBL-4-1"/>
      <w:bookmarkStart w:id="588" w:name="x1-220022"/>
      <w:bookmarkEnd w:id="581"/>
      <w:bookmarkEnd w:id="582"/>
      <w:bookmarkEnd w:id="583"/>
      <w:bookmarkEnd w:id="584"/>
      <w:bookmarkEnd w:id="585"/>
      <w:bookmarkEnd w:id="586"/>
      <w:bookmarkEnd w:id="587"/>
      <w:bookmarkEnd w:id="588"/>
    </w:p>
    <w:tbl>
      <w:tblPr>
        <w:tblW w:w="10390" w:type="dxa"/>
        <w:jc w:val="left"/>
        <w:tblInd w:w="0" w:type="dxa"/>
        <w:tblCellMar>
          <w:top w:w="0" w:type="dxa"/>
          <w:left w:w="0" w:type="dxa"/>
          <w:bottom w:w="0" w:type="dxa"/>
          <w:right w:w="0" w:type="dxa"/>
        </w:tblCellMar>
        <w:tblLook w:val="04a0" w:noVBand="1" w:noHBand="0" w:lastColumn="0" w:firstColumn="1" w:lastRow="0" w:firstRow="1"/>
      </w:tblPr>
      <w:tblGrid>
        <w:gridCol w:w="2251"/>
        <w:gridCol w:w="2165"/>
        <w:gridCol w:w="1899"/>
        <w:gridCol w:w="2165"/>
        <w:gridCol w:w="1910"/>
      </w:tblGrid>
      <w:tr>
        <w:trPr/>
        <w:tc>
          <w:tcPr>
            <w:tcW w:w="2251" w:type="dxa"/>
            <w:tcBorders/>
            <w:shd w:color="auto" w:fill="auto" w:val="clear"/>
            <w:vAlign w:val="center"/>
          </w:tcPr>
          <w:p>
            <w:pPr>
              <w:pStyle w:val="TableContents"/>
              <w:spacing w:before="0" w:after="283"/>
              <w:rPr>
                <w:b/>
                <w:b/>
              </w:rPr>
            </w:pPr>
            <w:r>
              <w:rPr>
                <w:b/>
              </w:rPr>
              <w:t xml:space="preserve">Motif </w:t>
            </w:r>
            <w:bookmarkStart w:id="589" w:name="TBL-4-1-2"/>
            <w:bookmarkEnd w:id="589"/>
          </w:p>
        </w:tc>
        <w:tc>
          <w:tcPr>
            <w:tcW w:w="4064" w:type="dxa"/>
            <w:gridSpan w:val="2"/>
            <w:tcBorders/>
            <w:shd w:color="auto" w:fill="auto" w:val="clear"/>
          </w:tcPr>
          <w:p>
            <w:pPr>
              <w:pStyle w:val="TableContents"/>
              <w:spacing w:before="0" w:after="0"/>
              <w:rPr>
                <w:b/>
                <w:b/>
              </w:rPr>
            </w:pPr>
            <w:r>
              <w:rPr>
                <w:b/>
              </w:rPr>
              <w:t>Illumina datasets</w:t>
            </w:r>
            <w:bookmarkStart w:id="590" w:name="TBL-4-1-4"/>
            <w:bookmarkEnd w:id="590"/>
          </w:p>
        </w:tc>
        <w:tc>
          <w:tcPr>
            <w:tcW w:w="4075" w:type="dxa"/>
            <w:gridSpan w:val="2"/>
            <w:tcBorders/>
            <w:shd w:color="auto" w:fill="auto" w:val="clear"/>
          </w:tcPr>
          <w:p>
            <w:pPr>
              <w:pStyle w:val="TableContents"/>
              <w:spacing w:before="0" w:after="0"/>
              <w:rPr>
                <w:b/>
                <w:b/>
              </w:rPr>
            </w:pPr>
            <w:r>
              <w:rPr>
                <w:b/>
              </w:rPr>
              <w:t>10X datasets</w:t>
            </w:r>
            <w:bookmarkStart w:id="591" w:name="TBL-4-2-"/>
            <w:bookmarkStart w:id="592" w:name="TBL-4-2-1"/>
            <w:bookmarkEnd w:id="591"/>
            <w:bookmarkEnd w:id="592"/>
          </w:p>
        </w:tc>
      </w:tr>
      <w:tr>
        <w:trPr/>
        <w:tc>
          <w:tcPr>
            <w:tcW w:w="2251" w:type="dxa"/>
            <w:tcBorders/>
            <w:shd w:color="auto" w:fill="auto" w:val="clear"/>
            <w:vAlign w:val="center"/>
          </w:tcPr>
          <w:p>
            <w:pPr>
              <w:pStyle w:val="TableContents"/>
              <w:spacing w:before="0" w:after="283"/>
              <w:rPr>
                <w:sz w:val="4"/>
                <w:szCs w:val="4"/>
              </w:rPr>
            </w:pPr>
            <w:r>
              <w:rPr>
                <w:sz w:val="4"/>
                <w:szCs w:val="4"/>
              </w:rPr>
            </w:r>
            <w:bookmarkStart w:id="593" w:name="TBL-4-2-2"/>
            <w:bookmarkStart w:id="594" w:name="TBL-4-2-2"/>
            <w:bookmarkEnd w:id="594"/>
          </w:p>
        </w:tc>
        <w:tc>
          <w:tcPr>
            <w:tcW w:w="2165" w:type="dxa"/>
            <w:tcBorders/>
            <w:shd w:color="auto" w:fill="auto" w:val="clear"/>
            <w:vAlign w:val="center"/>
          </w:tcPr>
          <w:p>
            <w:pPr>
              <w:pStyle w:val="TableContents"/>
              <w:spacing w:before="0" w:after="283"/>
              <w:rPr>
                <w:b/>
                <w:b/>
              </w:rPr>
            </w:pPr>
            <w:r>
              <w:rPr>
                <w:b/>
              </w:rPr>
              <w:t>Median abundance</w:t>
            </w:r>
            <w:bookmarkStart w:id="595" w:name="TBL-4-2-3"/>
            <w:bookmarkEnd w:id="595"/>
          </w:p>
        </w:tc>
        <w:tc>
          <w:tcPr>
            <w:tcW w:w="1899" w:type="dxa"/>
            <w:tcBorders/>
            <w:shd w:color="auto" w:fill="auto" w:val="clear"/>
            <w:vAlign w:val="center"/>
          </w:tcPr>
          <w:p>
            <w:pPr>
              <w:pStyle w:val="TableContents"/>
              <w:spacing w:before="0" w:after="283"/>
              <w:rPr>
                <w:b/>
                <w:b/>
              </w:rPr>
            </w:pPr>
            <w:r>
              <w:rPr>
                <w:b/>
              </w:rPr>
              <w:t>Adjusted p-value</w:t>
            </w:r>
            <w:bookmarkStart w:id="596" w:name="TBL-4-2-4"/>
            <w:bookmarkEnd w:id="596"/>
          </w:p>
        </w:tc>
        <w:tc>
          <w:tcPr>
            <w:tcW w:w="2165" w:type="dxa"/>
            <w:tcBorders/>
            <w:shd w:color="auto" w:fill="auto" w:val="clear"/>
            <w:vAlign w:val="center"/>
          </w:tcPr>
          <w:p>
            <w:pPr>
              <w:pStyle w:val="TableContents"/>
              <w:spacing w:before="0" w:after="283"/>
              <w:rPr>
                <w:b/>
                <w:b/>
              </w:rPr>
            </w:pPr>
            <w:r>
              <w:rPr>
                <w:b/>
              </w:rPr>
              <w:t>Median abundance</w:t>
            </w:r>
            <w:bookmarkStart w:id="597" w:name="TBL-4-2-5"/>
            <w:bookmarkEnd w:id="597"/>
          </w:p>
        </w:tc>
        <w:tc>
          <w:tcPr>
            <w:tcW w:w="1910" w:type="dxa"/>
            <w:tcBorders/>
            <w:shd w:color="auto" w:fill="auto" w:val="clear"/>
            <w:vAlign w:val="center"/>
          </w:tcPr>
          <w:p>
            <w:pPr>
              <w:pStyle w:val="TableContents"/>
              <w:spacing w:before="0" w:after="283"/>
              <w:rPr>
                <w:b/>
                <w:b/>
              </w:rPr>
            </w:pPr>
            <w:r>
              <w:rPr>
                <w:b/>
              </w:rPr>
              <w:t>Adjusted p-value</w:t>
            </w:r>
          </w:p>
        </w:tc>
      </w:tr>
      <w:tr>
        <w:trPr/>
        <w:tc>
          <w:tcPr>
            <w:tcW w:w="2251" w:type="dxa"/>
            <w:tcBorders/>
            <w:shd w:color="auto" w:fill="auto" w:val="clear"/>
            <w:vAlign w:val="center"/>
          </w:tcPr>
          <w:p>
            <w:pPr>
              <w:pStyle w:val="TableContents"/>
              <w:spacing w:before="0" w:after="283"/>
              <w:rPr/>
            </w:pPr>
            <w:r>
              <w:rPr/>
              <w:t xml:space="preserve">TTAGGG </w:t>
            </w:r>
            <w:bookmarkStart w:id="598" w:name="TBL-4-3-2"/>
            <w:bookmarkEnd w:id="598"/>
          </w:p>
        </w:tc>
        <w:tc>
          <w:tcPr>
            <w:tcW w:w="2165" w:type="dxa"/>
            <w:tcBorders/>
            <w:shd w:color="auto" w:fill="auto" w:val="clear"/>
            <w:vAlign w:val="center"/>
          </w:tcPr>
          <w:p>
            <w:pPr>
              <w:pStyle w:val="TableContents"/>
              <w:spacing w:before="0" w:after="283"/>
              <w:rPr/>
            </w:pPr>
            <w:r>
              <w:rPr/>
              <w:t xml:space="preserve">0.299068 </w:t>
            </w:r>
            <w:bookmarkStart w:id="599" w:name="TBL-4-3-3"/>
            <w:bookmarkEnd w:id="599"/>
          </w:p>
        </w:tc>
        <w:tc>
          <w:tcPr>
            <w:tcW w:w="1899" w:type="dxa"/>
            <w:tcBorders/>
            <w:shd w:color="auto" w:fill="auto" w:val="clear"/>
            <w:vAlign w:val="center"/>
          </w:tcPr>
          <w:p>
            <w:pPr>
              <w:pStyle w:val="TableContents"/>
              <w:spacing w:before="0" w:after="283"/>
              <w:rPr/>
            </w:pPr>
            <w:r>
              <w:rPr/>
              <w:t xml:space="preserve">0.00e+0 </w:t>
            </w:r>
            <w:bookmarkStart w:id="600" w:name="TBL-4-3-4"/>
            <w:bookmarkEnd w:id="600"/>
          </w:p>
        </w:tc>
        <w:tc>
          <w:tcPr>
            <w:tcW w:w="2165" w:type="dxa"/>
            <w:tcBorders/>
            <w:shd w:color="auto" w:fill="auto" w:val="clear"/>
            <w:vAlign w:val="center"/>
          </w:tcPr>
          <w:p>
            <w:pPr>
              <w:pStyle w:val="TableContents"/>
              <w:spacing w:before="0" w:after="283"/>
              <w:rPr/>
            </w:pPr>
            <w:r>
              <w:rPr/>
              <w:t xml:space="preserve">0.461711 </w:t>
            </w:r>
            <w:bookmarkStart w:id="601" w:name="TBL-4-3-5"/>
            <w:bookmarkEnd w:id="601"/>
          </w:p>
        </w:tc>
        <w:tc>
          <w:tcPr>
            <w:tcW w:w="1910" w:type="dxa"/>
            <w:tcBorders/>
            <w:shd w:color="auto" w:fill="auto" w:val="clear"/>
            <w:vAlign w:val="center"/>
          </w:tcPr>
          <w:p>
            <w:pPr>
              <w:pStyle w:val="TableContents"/>
              <w:spacing w:before="0" w:after="283"/>
              <w:rPr/>
            </w:pPr>
            <w:r>
              <w:rPr/>
              <w:t xml:space="preserve">0.00e+0 </w:t>
            </w:r>
            <w:bookmarkStart w:id="602" w:name="TBL-4-4-1"/>
            <w:bookmarkStart w:id="603" w:name="TBL-4-4-"/>
            <w:bookmarkEnd w:id="602"/>
            <w:bookmarkEnd w:id="603"/>
          </w:p>
        </w:tc>
      </w:tr>
      <w:tr>
        <w:trPr/>
        <w:tc>
          <w:tcPr>
            <w:tcW w:w="2251" w:type="dxa"/>
            <w:tcBorders/>
            <w:shd w:color="auto" w:fill="auto" w:val="clear"/>
            <w:vAlign w:val="center"/>
          </w:tcPr>
          <w:p>
            <w:pPr>
              <w:pStyle w:val="TableContents"/>
              <w:spacing w:before="0" w:after="283"/>
              <w:rPr/>
            </w:pPr>
            <w:r>
              <w:rPr/>
              <w:t xml:space="preserve">TGAGGG </w:t>
            </w:r>
            <w:bookmarkStart w:id="604" w:name="TBL-4-4-2"/>
            <w:bookmarkEnd w:id="604"/>
          </w:p>
        </w:tc>
        <w:tc>
          <w:tcPr>
            <w:tcW w:w="2165" w:type="dxa"/>
            <w:tcBorders/>
            <w:shd w:color="auto" w:fill="auto" w:val="clear"/>
            <w:vAlign w:val="center"/>
          </w:tcPr>
          <w:p>
            <w:pPr>
              <w:pStyle w:val="TableContents"/>
              <w:spacing w:before="0" w:after="283"/>
              <w:rPr/>
            </w:pPr>
            <w:r>
              <w:rPr/>
              <w:t xml:space="preserve">0.007484 </w:t>
            </w:r>
            <w:bookmarkStart w:id="605" w:name="TBL-4-4-3"/>
            <w:bookmarkEnd w:id="605"/>
          </w:p>
        </w:tc>
        <w:tc>
          <w:tcPr>
            <w:tcW w:w="1899" w:type="dxa"/>
            <w:tcBorders/>
            <w:shd w:color="auto" w:fill="auto" w:val="clear"/>
            <w:vAlign w:val="center"/>
          </w:tcPr>
          <w:p>
            <w:pPr>
              <w:pStyle w:val="TableContents"/>
              <w:spacing w:before="0" w:after="283"/>
              <w:rPr/>
            </w:pPr>
            <w:r>
              <w:rPr/>
              <w:t xml:space="preserve">0.00e+0 </w:t>
            </w:r>
            <w:bookmarkStart w:id="606" w:name="TBL-4-4-4"/>
            <w:bookmarkEnd w:id="606"/>
          </w:p>
        </w:tc>
        <w:tc>
          <w:tcPr>
            <w:tcW w:w="2165" w:type="dxa"/>
            <w:tcBorders/>
            <w:shd w:color="auto" w:fill="auto" w:val="clear"/>
            <w:vAlign w:val="center"/>
          </w:tcPr>
          <w:p>
            <w:pPr>
              <w:pStyle w:val="TableContents"/>
              <w:spacing w:before="0" w:after="283"/>
              <w:rPr/>
            </w:pPr>
            <w:r>
              <w:rPr/>
              <w:t xml:space="preserve">0.018524 </w:t>
            </w:r>
            <w:bookmarkStart w:id="607" w:name="TBL-4-4-5"/>
            <w:bookmarkEnd w:id="607"/>
          </w:p>
        </w:tc>
        <w:tc>
          <w:tcPr>
            <w:tcW w:w="1910" w:type="dxa"/>
            <w:tcBorders/>
            <w:shd w:color="auto" w:fill="auto" w:val="clear"/>
            <w:vAlign w:val="center"/>
          </w:tcPr>
          <w:p>
            <w:pPr>
              <w:pStyle w:val="TableContents"/>
              <w:spacing w:before="0" w:after="283"/>
              <w:rPr/>
            </w:pPr>
            <w:r>
              <w:rPr/>
              <w:t>0.00e+0</w:t>
            </w:r>
            <w:bookmarkStart w:id="608" w:name="TBL-4-5-"/>
            <w:bookmarkStart w:id="609" w:name="TBL-4-5-1"/>
            <w:bookmarkEnd w:id="608"/>
            <w:bookmarkEnd w:id="609"/>
          </w:p>
        </w:tc>
      </w:tr>
      <w:tr>
        <w:trPr/>
        <w:tc>
          <w:tcPr>
            <w:tcW w:w="2251" w:type="dxa"/>
            <w:tcBorders/>
            <w:shd w:color="auto" w:fill="auto" w:val="clear"/>
            <w:vAlign w:val="center"/>
          </w:tcPr>
          <w:p>
            <w:pPr>
              <w:pStyle w:val="TableContents"/>
              <w:spacing w:before="0" w:after="283"/>
              <w:rPr/>
            </w:pPr>
            <w:r>
              <w:rPr/>
              <w:t xml:space="preserve">TTGGGG </w:t>
            </w:r>
            <w:bookmarkStart w:id="610" w:name="TBL-4-5-2"/>
            <w:bookmarkEnd w:id="610"/>
          </w:p>
        </w:tc>
        <w:tc>
          <w:tcPr>
            <w:tcW w:w="2165" w:type="dxa"/>
            <w:tcBorders/>
            <w:shd w:color="auto" w:fill="auto" w:val="clear"/>
            <w:vAlign w:val="center"/>
          </w:tcPr>
          <w:p>
            <w:pPr>
              <w:pStyle w:val="TableContents"/>
              <w:spacing w:before="0" w:after="283"/>
              <w:rPr/>
            </w:pPr>
            <w:r>
              <w:rPr/>
              <w:t xml:space="preserve">0.002495 </w:t>
            </w:r>
            <w:bookmarkStart w:id="611" w:name="TBL-4-5-3"/>
            <w:bookmarkEnd w:id="611"/>
          </w:p>
        </w:tc>
        <w:tc>
          <w:tcPr>
            <w:tcW w:w="1899" w:type="dxa"/>
            <w:tcBorders/>
            <w:shd w:color="auto" w:fill="auto" w:val="clear"/>
            <w:vAlign w:val="center"/>
          </w:tcPr>
          <w:p>
            <w:pPr>
              <w:pStyle w:val="TableContents"/>
              <w:spacing w:before="0" w:after="283"/>
              <w:rPr/>
            </w:pPr>
            <w:r>
              <w:rPr/>
              <w:t xml:space="preserve">0.00e+0 </w:t>
            </w:r>
            <w:bookmarkStart w:id="612" w:name="TBL-4-5-4"/>
            <w:bookmarkEnd w:id="612"/>
          </w:p>
        </w:tc>
        <w:tc>
          <w:tcPr>
            <w:tcW w:w="2165" w:type="dxa"/>
            <w:tcBorders/>
            <w:shd w:color="auto" w:fill="auto" w:val="clear"/>
            <w:vAlign w:val="center"/>
          </w:tcPr>
          <w:p>
            <w:pPr>
              <w:pStyle w:val="TableContents"/>
              <w:spacing w:before="0" w:after="283"/>
              <w:rPr/>
            </w:pPr>
            <w:r>
              <w:rPr/>
              <w:t xml:space="preserve">0.007190 </w:t>
            </w:r>
            <w:bookmarkStart w:id="613" w:name="TBL-4-5-5"/>
            <w:bookmarkEnd w:id="613"/>
          </w:p>
        </w:tc>
        <w:tc>
          <w:tcPr>
            <w:tcW w:w="1910" w:type="dxa"/>
            <w:tcBorders/>
            <w:shd w:color="auto" w:fill="auto" w:val="clear"/>
            <w:vAlign w:val="center"/>
          </w:tcPr>
          <w:p>
            <w:pPr>
              <w:pStyle w:val="TableContents"/>
              <w:spacing w:before="0" w:after="283"/>
              <w:rPr/>
            </w:pPr>
            <w:r>
              <w:rPr/>
              <w:t xml:space="preserve">0.00e+0 </w:t>
            </w:r>
            <w:bookmarkStart w:id="614" w:name="TBL-4-6-1"/>
            <w:bookmarkStart w:id="615" w:name="TBL-4-6-"/>
            <w:bookmarkEnd w:id="614"/>
            <w:bookmarkEnd w:id="615"/>
          </w:p>
        </w:tc>
      </w:tr>
      <w:tr>
        <w:trPr/>
        <w:tc>
          <w:tcPr>
            <w:tcW w:w="2251" w:type="dxa"/>
            <w:tcBorders/>
            <w:shd w:color="auto" w:fill="auto" w:val="clear"/>
            <w:vAlign w:val="center"/>
          </w:tcPr>
          <w:p>
            <w:pPr>
              <w:pStyle w:val="TableContents"/>
              <w:spacing w:before="0" w:after="283"/>
              <w:rPr/>
            </w:pPr>
            <w:r>
              <w:rPr/>
              <w:t xml:space="preserve">GGGG </w:t>
            </w:r>
            <w:bookmarkStart w:id="616" w:name="TBL-4-6-2"/>
            <w:bookmarkEnd w:id="616"/>
          </w:p>
        </w:tc>
        <w:tc>
          <w:tcPr>
            <w:tcW w:w="2165" w:type="dxa"/>
            <w:tcBorders/>
            <w:shd w:color="auto" w:fill="auto" w:val="clear"/>
            <w:vAlign w:val="center"/>
          </w:tcPr>
          <w:p>
            <w:pPr>
              <w:pStyle w:val="TableContents"/>
              <w:spacing w:before="0" w:after="283"/>
              <w:rPr/>
            </w:pPr>
            <w:r>
              <w:rPr/>
              <w:t xml:space="preserve">0.020347 </w:t>
            </w:r>
            <w:bookmarkStart w:id="617" w:name="TBL-4-6-3"/>
            <w:bookmarkEnd w:id="617"/>
          </w:p>
        </w:tc>
        <w:tc>
          <w:tcPr>
            <w:tcW w:w="1899" w:type="dxa"/>
            <w:tcBorders/>
            <w:shd w:color="auto" w:fill="auto" w:val="clear"/>
            <w:vAlign w:val="center"/>
          </w:tcPr>
          <w:p>
            <w:pPr>
              <w:pStyle w:val="TableContents"/>
              <w:spacing w:before="0" w:after="283"/>
              <w:rPr/>
            </w:pPr>
            <w:r>
              <w:rPr/>
              <w:t xml:space="preserve">0.00e+0 </w:t>
            </w:r>
            <w:bookmarkStart w:id="618" w:name="TBL-4-6-4"/>
            <w:bookmarkEnd w:id="618"/>
          </w:p>
        </w:tc>
        <w:tc>
          <w:tcPr>
            <w:tcW w:w="2165" w:type="dxa"/>
            <w:tcBorders/>
            <w:shd w:color="auto" w:fill="auto" w:val="clear"/>
            <w:vAlign w:val="center"/>
          </w:tcPr>
          <w:p>
            <w:pPr>
              <w:pStyle w:val="TableContents"/>
              <w:spacing w:before="0" w:after="283"/>
              <w:rPr/>
            </w:pPr>
            <w:r>
              <w:rPr/>
              <w:t xml:space="preserve">0.006080 </w:t>
            </w:r>
            <w:bookmarkStart w:id="619" w:name="TBL-4-6-5"/>
            <w:bookmarkEnd w:id="619"/>
          </w:p>
        </w:tc>
        <w:tc>
          <w:tcPr>
            <w:tcW w:w="1910" w:type="dxa"/>
            <w:tcBorders/>
            <w:shd w:color="auto" w:fill="auto" w:val="clear"/>
            <w:vAlign w:val="center"/>
          </w:tcPr>
          <w:p>
            <w:pPr>
              <w:pStyle w:val="TableContents"/>
              <w:spacing w:before="0" w:after="283"/>
              <w:rPr/>
            </w:pPr>
            <w:r>
              <w:rPr/>
              <w:t>0.00e+0</w:t>
            </w:r>
            <w:bookmarkStart w:id="620" w:name="TBL-4-7-"/>
            <w:bookmarkStart w:id="621" w:name="TBL-4-7-1"/>
            <w:bookmarkEnd w:id="620"/>
            <w:bookmarkEnd w:id="621"/>
          </w:p>
        </w:tc>
      </w:tr>
      <w:tr>
        <w:trPr/>
        <w:tc>
          <w:tcPr>
            <w:tcW w:w="2251" w:type="dxa"/>
            <w:tcBorders/>
            <w:shd w:color="auto" w:fill="auto" w:val="clear"/>
            <w:vAlign w:val="center"/>
          </w:tcPr>
          <w:p>
            <w:pPr>
              <w:pStyle w:val="TableContents"/>
              <w:spacing w:before="0" w:after="283"/>
              <w:rPr/>
            </w:pPr>
            <w:r>
              <w:rPr/>
              <w:t xml:space="preserve">TTAGGGG </w:t>
            </w:r>
            <w:bookmarkStart w:id="622" w:name="TBL-4-7-2"/>
            <w:bookmarkEnd w:id="622"/>
          </w:p>
        </w:tc>
        <w:tc>
          <w:tcPr>
            <w:tcW w:w="2165" w:type="dxa"/>
            <w:tcBorders/>
            <w:shd w:color="auto" w:fill="auto" w:val="clear"/>
            <w:vAlign w:val="center"/>
          </w:tcPr>
          <w:p>
            <w:pPr>
              <w:pStyle w:val="TableContents"/>
              <w:spacing w:before="0" w:after="283"/>
              <w:rPr/>
            </w:pPr>
            <w:r>
              <w:rPr/>
              <w:t xml:space="preserve">0.003007 </w:t>
            </w:r>
            <w:bookmarkStart w:id="623" w:name="TBL-4-7-3"/>
            <w:bookmarkEnd w:id="623"/>
          </w:p>
        </w:tc>
        <w:tc>
          <w:tcPr>
            <w:tcW w:w="1899" w:type="dxa"/>
            <w:tcBorders/>
            <w:shd w:color="auto" w:fill="auto" w:val="clear"/>
            <w:vAlign w:val="center"/>
          </w:tcPr>
          <w:p>
            <w:pPr>
              <w:pStyle w:val="TableContents"/>
              <w:spacing w:before="0" w:after="283"/>
              <w:rPr/>
            </w:pPr>
            <w:r>
              <w:rPr/>
              <w:t xml:space="preserve">0.00e+0 </w:t>
            </w:r>
            <w:bookmarkStart w:id="624" w:name="TBL-4-7-4"/>
            <w:bookmarkEnd w:id="624"/>
          </w:p>
        </w:tc>
        <w:tc>
          <w:tcPr>
            <w:tcW w:w="2165" w:type="dxa"/>
            <w:tcBorders/>
            <w:shd w:color="auto" w:fill="auto" w:val="clear"/>
            <w:vAlign w:val="center"/>
          </w:tcPr>
          <w:p>
            <w:pPr>
              <w:pStyle w:val="TableContents"/>
              <w:spacing w:before="0" w:after="283"/>
              <w:rPr/>
            </w:pPr>
            <w:r>
              <w:rPr/>
              <w:t xml:space="preserve">0.005024 </w:t>
            </w:r>
            <w:bookmarkStart w:id="625" w:name="TBL-4-7-5"/>
            <w:bookmarkEnd w:id="625"/>
          </w:p>
        </w:tc>
        <w:tc>
          <w:tcPr>
            <w:tcW w:w="1910" w:type="dxa"/>
            <w:tcBorders/>
            <w:shd w:color="auto" w:fill="auto" w:val="clear"/>
            <w:vAlign w:val="center"/>
          </w:tcPr>
          <w:p>
            <w:pPr>
              <w:pStyle w:val="TableContents"/>
              <w:spacing w:before="0" w:after="283"/>
              <w:rPr/>
            </w:pPr>
            <w:r>
              <w:rPr/>
              <w:t xml:space="preserve">0.00e+0 </w:t>
            </w:r>
            <w:bookmarkStart w:id="626" w:name="TBL-4-8-"/>
            <w:bookmarkStart w:id="627" w:name="TBL-4-8-1"/>
            <w:bookmarkEnd w:id="626"/>
            <w:bookmarkEnd w:id="627"/>
          </w:p>
        </w:tc>
      </w:tr>
      <w:tr>
        <w:trPr/>
        <w:tc>
          <w:tcPr>
            <w:tcW w:w="2251" w:type="dxa"/>
            <w:tcBorders/>
            <w:shd w:color="auto" w:fill="auto" w:val="clear"/>
            <w:vAlign w:val="center"/>
          </w:tcPr>
          <w:p>
            <w:pPr>
              <w:pStyle w:val="TableContents"/>
              <w:spacing w:before="0" w:after="283"/>
              <w:rPr/>
            </w:pPr>
            <w:r>
              <w:rPr/>
              <w:t xml:space="preserve">TTTT </w:t>
            </w:r>
            <w:bookmarkStart w:id="628" w:name="TBL-4-8-2"/>
            <w:bookmarkEnd w:id="628"/>
          </w:p>
        </w:tc>
        <w:tc>
          <w:tcPr>
            <w:tcW w:w="2165" w:type="dxa"/>
            <w:tcBorders/>
            <w:shd w:color="auto" w:fill="auto" w:val="clear"/>
            <w:vAlign w:val="center"/>
          </w:tcPr>
          <w:p>
            <w:pPr>
              <w:pStyle w:val="TableContents"/>
              <w:spacing w:before="0" w:after="283"/>
              <w:rPr/>
            </w:pPr>
            <w:r>
              <w:rPr/>
              <w:t xml:space="preserve">0.001294 </w:t>
            </w:r>
            <w:bookmarkStart w:id="629" w:name="TBL-4-8-3"/>
            <w:bookmarkEnd w:id="629"/>
          </w:p>
        </w:tc>
        <w:tc>
          <w:tcPr>
            <w:tcW w:w="1899" w:type="dxa"/>
            <w:tcBorders/>
            <w:shd w:color="auto" w:fill="auto" w:val="clear"/>
            <w:vAlign w:val="center"/>
          </w:tcPr>
          <w:p>
            <w:pPr>
              <w:pStyle w:val="TableContents"/>
              <w:spacing w:before="0" w:after="283"/>
              <w:rPr/>
            </w:pPr>
            <w:r>
              <w:rPr/>
              <w:t xml:space="preserve">0.00e+0 </w:t>
            </w:r>
            <w:bookmarkStart w:id="630" w:name="TBL-4-8-4"/>
            <w:bookmarkEnd w:id="630"/>
          </w:p>
        </w:tc>
        <w:tc>
          <w:tcPr>
            <w:tcW w:w="2165" w:type="dxa"/>
            <w:tcBorders/>
            <w:shd w:color="auto" w:fill="auto" w:val="clear"/>
            <w:vAlign w:val="center"/>
          </w:tcPr>
          <w:p>
            <w:pPr>
              <w:pStyle w:val="TableContents"/>
              <w:spacing w:before="0" w:after="283"/>
              <w:rPr/>
            </w:pPr>
            <w:r>
              <w:rPr/>
              <w:t xml:space="preserve">0.001490 </w:t>
            </w:r>
            <w:bookmarkStart w:id="631" w:name="TBL-4-8-5"/>
            <w:bookmarkEnd w:id="631"/>
          </w:p>
        </w:tc>
        <w:tc>
          <w:tcPr>
            <w:tcW w:w="1910" w:type="dxa"/>
            <w:tcBorders/>
            <w:shd w:color="auto" w:fill="auto" w:val="clear"/>
            <w:vAlign w:val="center"/>
          </w:tcPr>
          <w:p>
            <w:pPr>
              <w:pStyle w:val="TableContents"/>
              <w:spacing w:before="0" w:after="283"/>
              <w:rPr/>
            </w:pPr>
            <w:r>
              <w:rPr/>
              <w:t>0.00e+0</w:t>
            </w:r>
            <w:bookmarkStart w:id="632" w:name="TBL-4-9-"/>
            <w:bookmarkStart w:id="633" w:name="TBL-4-9-1"/>
            <w:bookmarkEnd w:id="632"/>
            <w:bookmarkEnd w:id="633"/>
          </w:p>
        </w:tc>
      </w:tr>
      <w:tr>
        <w:trPr/>
        <w:tc>
          <w:tcPr>
            <w:tcW w:w="2251" w:type="dxa"/>
            <w:tcBorders/>
            <w:shd w:color="auto" w:fill="auto" w:val="clear"/>
            <w:vAlign w:val="center"/>
          </w:tcPr>
          <w:p>
            <w:pPr>
              <w:pStyle w:val="TableContents"/>
              <w:spacing w:before="0" w:after="283"/>
              <w:rPr/>
            </w:pPr>
            <w:r>
              <w:rPr/>
              <w:t xml:space="preserve">TTAAGGG </w:t>
            </w:r>
            <w:bookmarkStart w:id="634" w:name="TBL-4-9-2"/>
            <w:bookmarkEnd w:id="634"/>
          </w:p>
        </w:tc>
        <w:tc>
          <w:tcPr>
            <w:tcW w:w="2165" w:type="dxa"/>
            <w:tcBorders/>
            <w:shd w:color="auto" w:fill="auto" w:val="clear"/>
            <w:vAlign w:val="center"/>
          </w:tcPr>
          <w:p>
            <w:pPr>
              <w:pStyle w:val="TableContents"/>
              <w:spacing w:before="0" w:after="283"/>
              <w:rPr/>
            </w:pPr>
            <w:r>
              <w:rPr/>
              <w:t xml:space="preserve">0.000664 </w:t>
            </w:r>
            <w:bookmarkStart w:id="635" w:name="TBL-4-9-3"/>
            <w:bookmarkEnd w:id="635"/>
          </w:p>
        </w:tc>
        <w:tc>
          <w:tcPr>
            <w:tcW w:w="1899" w:type="dxa"/>
            <w:tcBorders/>
            <w:shd w:color="auto" w:fill="auto" w:val="clear"/>
            <w:vAlign w:val="center"/>
          </w:tcPr>
          <w:p>
            <w:pPr>
              <w:pStyle w:val="TableContents"/>
              <w:spacing w:before="0" w:after="283"/>
              <w:rPr/>
            </w:pPr>
            <w:r>
              <w:rPr/>
              <w:t xml:space="preserve">1.39e-55 </w:t>
            </w:r>
            <w:bookmarkStart w:id="636" w:name="TBL-4-9-4"/>
            <w:bookmarkEnd w:id="636"/>
          </w:p>
        </w:tc>
        <w:tc>
          <w:tcPr>
            <w:tcW w:w="2165" w:type="dxa"/>
            <w:tcBorders/>
            <w:shd w:color="auto" w:fill="auto" w:val="clear"/>
            <w:vAlign w:val="center"/>
          </w:tcPr>
          <w:p>
            <w:pPr>
              <w:pStyle w:val="TableContents"/>
              <w:spacing w:before="0" w:after="283"/>
              <w:rPr/>
            </w:pPr>
            <w:r>
              <w:rPr/>
              <w:t xml:space="preserve">0.001124 </w:t>
            </w:r>
            <w:bookmarkStart w:id="637" w:name="TBL-4-9-5"/>
            <w:bookmarkEnd w:id="637"/>
          </w:p>
        </w:tc>
        <w:tc>
          <w:tcPr>
            <w:tcW w:w="1910" w:type="dxa"/>
            <w:tcBorders/>
            <w:shd w:color="auto" w:fill="auto" w:val="clear"/>
            <w:vAlign w:val="center"/>
          </w:tcPr>
          <w:p>
            <w:pPr>
              <w:pStyle w:val="TableContents"/>
              <w:spacing w:before="0" w:after="283"/>
              <w:rPr/>
            </w:pPr>
            <w:r>
              <w:rPr/>
              <w:t xml:space="preserve">1.58e-59 </w:t>
            </w:r>
            <w:bookmarkStart w:id="638" w:name="TBL-4-10-"/>
            <w:bookmarkStart w:id="639" w:name="TBL-4-10-1"/>
            <w:bookmarkEnd w:id="638"/>
            <w:bookmarkEnd w:id="639"/>
          </w:p>
        </w:tc>
      </w:tr>
      <w:tr>
        <w:trPr/>
        <w:tc>
          <w:tcPr>
            <w:tcW w:w="2251" w:type="dxa"/>
            <w:tcBorders/>
            <w:shd w:color="auto" w:fill="auto" w:val="clear"/>
            <w:vAlign w:val="center"/>
          </w:tcPr>
          <w:p>
            <w:pPr>
              <w:pStyle w:val="TableContents"/>
              <w:spacing w:before="0" w:after="283"/>
              <w:rPr/>
            </w:pPr>
            <w:r>
              <w:rPr/>
              <w:t xml:space="preserve">TTAGGGGTTAGGG </w:t>
            </w:r>
            <w:bookmarkStart w:id="640" w:name="TBL-4-10-2"/>
            <w:bookmarkEnd w:id="640"/>
          </w:p>
        </w:tc>
        <w:tc>
          <w:tcPr>
            <w:tcW w:w="2165" w:type="dxa"/>
            <w:tcBorders/>
            <w:shd w:color="auto" w:fill="auto" w:val="clear"/>
            <w:vAlign w:val="center"/>
          </w:tcPr>
          <w:p>
            <w:pPr>
              <w:pStyle w:val="TableContents"/>
              <w:spacing w:before="0" w:after="283"/>
              <w:rPr/>
            </w:pPr>
            <w:r>
              <w:rPr/>
              <w:t xml:space="preserve">0.000533 </w:t>
            </w:r>
            <w:bookmarkStart w:id="641" w:name="TBL-4-10-3"/>
            <w:bookmarkEnd w:id="641"/>
          </w:p>
        </w:tc>
        <w:tc>
          <w:tcPr>
            <w:tcW w:w="1899" w:type="dxa"/>
            <w:tcBorders/>
            <w:shd w:color="auto" w:fill="auto" w:val="clear"/>
            <w:vAlign w:val="center"/>
          </w:tcPr>
          <w:p>
            <w:pPr>
              <w:pStyle w:val="TableContents"/>
              <w:spacing w:before="0" w:after="283"/>
              <w:rPr/>
            </w:pPr>
            <w:r>
              <w:rPr/>
              <w:t xml:space="preserve">1.04e-51 </w:t>
            </w:r>
            <w:bookmarkStart w:id="642" w:name="TBL-4-10-4"/>
            <w:bookmarkEnd w:id="642"/>
          </w:p>
        </w:tc>
        <w:tc>
          <w:tcPr>
            <w:tcW w:w="2165" w:type="dxa"/>
            <w:tcBorders/>
            <w:shd w:color="auto" w:fill="auto" w:val="clear"/>
            <w:vAlign w:val="center"/>
          </w:tcPr>
          <w:p>
            <w:pPr>
              <w:pStyle w:val="TableContents"/>
              <w:spacing w:before="0" w:after="283"/>
              <w:rPr/>
            </w:pPr>
            <w:r>
              <w:rPr/>
              <w:t xml:space="preserve">0.001020 </w:t>
            </w:r>
            <w:bookmarkStart w:id="643" w:name="TBL-4-10-5"/>
            <w:bookmarkEnd w:id="643"/>
          </w:p>
        </w:tc>
        <w:tc>
          <w:tcPr>
            <w:tcW w:w="1910" w:type="dxa"/>
            <w:tcBorders/>
            <w:shd w:color="auto" w:fill="auto" w:val="clear"/>
            <w:vAlign w:val="center"/>
          </w:tcPr>
          <w:p>
            <w:pPr>
              <w:pStyle w:val="TableContents"/>
              <w:spacing w:before="0" w:after="283"/>
              <w:rPr/>
            </w:pPr>
            <w:r>
              <w:rPr/>
              <w:t>0.00e+0</w:t>
            </w:r>
            <w:bookmarkStart w:id="644" w:name="TBL-4-11-1"/>
            <w:bookmarkStart w:id="645" w:name="TBL-4-11-"/>
            <w:bookmarkEnd w:id="644"/>
            <w:bookmarkEnd w:id="645"/>
          </w:p>
        </w:tc>
      </w:tr>
      <w:tr>
        <w:trPr/>
        <w:tc>
          <w:tcPr>
            <w:tcW w:w="2251" w:type="dxa"/>
            <w:tcBorders/>
            <w:shd w:color="auto" w:fill="auto" w:val="clear"/>
            <w:vAlign w:val="center"/>
          </w:tcPr>
          <w:p>
            <w:pPr>
              <w:pStyle w:val="TableContents"/>
              <w:spacing w:before="0" w:after="283"/>
              <w:rPr/>
            </w:pPr>
            <w:r>
              <w:rPr/>
              <w:t xml:space="preserve">TAGGG </w:t>
            </w:r>
            <w:bookmarkStart w:id="646" w:name="TBL-4-11-2"/>
            <w:bookmarkEnd w:id="646"/>
          </w:p>
        </w:tc>
        <w:tc>
          <w:tcPr>
            <w:tcW w:w="2165" w:type="dxa"/>
            <w:tcBorders/>
            <w:shd w:color="auto" w:fill="auto" w:val="clear"/>
            <w:vAlign w:val="center"/>
          </w:tcPr>
          <w:p>
            <w:pPr>
              <w:pStyle w:val="TableContents"/>
              <w:spacing w:before="0" w:after="283"/>
              <w:rPr/>
            </w:pPr>
            <w:r>
              <w:rPr/>
              <w:t xml:space="preserve">0.000619 </w:t>
            </w:r>
            <w:bookmarkStart w:id="647" w:name="TBL-4-11-3"/>
            <w:bookmarkEnd w:id="647"/>
          </w:p>
        </w:tc>
        <w:tc>
          <w:tcPr>
            <w:tcW w:w="1899" w:type="dxa"/>
            <w:tcBorders/>
            <w:shd w:color="auto" w:fill="auto" w:val="clear"/>
            <w:vAlign w:val="center"/>
          </w:tcPr>
          <w:p>
            <w:pPr>
              <w:pStyle w:val="TableContents"/>
              <w:spacing w:before="0" w:after="283"/>
              <w:rPr/>
            </w:pPr>
            <w:r>
              <w:rPr/>
              <w:t xml:space="preserve">0.00e+0 </w:t>
            </w:r>
            <w:bookmarkStart w:id="648" w:name="TBL-4-11-4"/>
            <w:bookmarkEnd w:id="648"/>
          </w:p>
        </w:tc>
        <w:tc>
          <w:tcPr>
            <w:tcW w:w="2165" w:type="dxa"/>
            <w:tcBorders/>
            <w:shd w:color="auto" w:fill="auto" w:val="clear"/>
            <w:vAlign w:val="center"/>
          </w:tcPr>
          <w:p>
            <w:pPr>
              <w:pStyle w:val="TableContents"/>
              <w:spacing w:before="0" w:after="283"/>
              <w:rPr/>
            </w:pPr>
            <w:r>
              <w:rPr/>
              <w:t xml:space="preserve">0.001020 </w:t>
            </w:r>
            <w:bookmarkStart w:id="649" w:name="TBL-4-11-5"/>
            <w:bookmarkEnd w:id="649"/>
          </w:p>
        </w:tc>
        <w:tc>
          <w:tcPr>
            <w:tcW w:w="1910" w:type="dxa"/>
            <w:tcBorders/>
            <w:shd w:color="auto" w:fill="auto" w:val="clear"/>
            <w:vAlign w:val="center"/>
          </w:tcPr>
          <w:p>
            <w:pPr>
              <w:pStyle w:val="TableContents"/>
              <w:spacing w:before="0" w:after="283"/>
              <w:rPr/>
            </w:pPr>
            <w:r>
              <w:rPr/>
              <w:t xml:space="preserve">0.00e+0 </w:t>
            </w:r>
            <w:bookmarkStart w:id="650" w:name="TBL-4-12-"/>
            <w:bookmarkStart w:id="651" w:name="TBL-4-12-1"/>
            <w:bookmarkEnd w:id="650"/>
            <w:bookmarkEnd w:id="651"/>
          </w:p>
        </w:tc>
      </w:tr>
      <w:tr>
        <w:trPr/>
        <w:tc>
          <w:tcPr>
            <w:tcW w:w="2251" w:type="dxa"/>
            <w:tcBorders/>
            <w:shd w:color="auto" w:fill="auto" w:val="clear"/>
            <w:vAlign w:val="center"/>
          </w:tcPr>
          <w:p>
            <w:pPr>
              <w:pStyle w:val="TableContents"/>
              <w:spacing w:before="0" w:after="283"/>
              <w:rPr/>
            </w:pPr>
            <w:r>
              <w:rPr/>
              <w:t xml:space="preserve">TTGGG </w:t>
            </w:r>
            <w:bookmarkStart w:id="652" w:name="TBL-4-12-2"/>
            <w:bookmarkEnd w:id="652"/>
          </w:p>
        </w:tc>
        <w:tc>
          <w:tcPr>
            <w:tcW w:w="2165" w:type="dxa"/>
            <w:tcBorders/>
            <w:shd w:color="auto" w:fill="auto" w:val="clear"/>
            <w:vAlign w:val="center"/>
          </w:tcPr>
          <w:p>
            <w:pPr>
              <w:pStyle w:val="TableContents"/>
              <w:spacing w:before="0" w:after="283"/>
              <w:rPr/>
            </w:pPr>
            <w:r>
              <w:rPr/>
              <w:t xml:space="preserve">0.000500 </w:t>
            </w:r>
            <w:bookmarkStart w:id="653" w:name="TBL-4-12-3"/>
            <w:bookmarkEnd w:id="653"/>
          </w:p>
        </w:tc>
        <w:tc>
          <w:tcPr>
            <w:tcW w:w="1899" w:type="dxa"/>
            <w:tcBorders/>
            <w:shd w:color="auto" w:fill="auto" w:val="clear"/>
            <w:vAlign w:val="center"/>
          </w:tcPr>
          <w:p>
            <w:pPr>
              <w:pStyle w:val="TableContents"/>
              <w:spacing w:before="0" w:after="283"/>
              <w:rPr/>
            </w:pPr>
            <w:r>
              <w:rPr/>
              <w:t xml:space="preserve">0.00e+0 </w:t>
            </w:r>
            <w:bookmarkStart w:id="654" w:name="TBL-4-12-4"/>
            <w:bookmarkEnd w:id="654"/>
          </w:p>
        </w:tc>
        <w:tc>
          <w:tcPr>
            <w:tcW w:w="2165" w:type="dxa"/>
            <w:tcBorders/>
            <w:shd w:color="auto" w:fill="auto" w:val="clear"/>
            <w:vAlign w:val="center"/>
          </w:tcPr>
          <w:p>
            <w:pPr>
              <w:pStyle w:val="TableContents"/>
              <w:spacing w:before="0" w:after="283"/>
              <w:rPr/>
            </w:pPr>
            <w:r>
              <w:rPr/>
              <w:t xml:space="preserve">0.000989 </w:t>
            </w:r>
            <w:bookmarkStart w:id="655" w:name="TBL-4-12-5"/>
            <w:bookmarkEnd w:id="655"/>
          </w:p>
        </w:tc>
        <w:tc>
          <w:tcPr>
            <w:tcW w:w="1910" w:type="dxa"/>
            <w:tcBorders/>
            <w:shd w:color="auto" w:fill="auto" w:val="clear"/>
            <w:vAlign w:val="center"/>
          </w:tcPr>
          <w:p>
            <w:pPr>
              <w:pStyle w:val="TableContents"/>
              <w:spacing w:before="0" w:after="283"/>
              <w:rPr/>
            </w:pPr>
            <w:r>
              <w:rPr/>
              <w:t>0.00e+0</w:t>
            </w:r>
            <w:bookmarkStart w:id="656" w:name="TBL-4-13-"/>
            <w:bookmarkStart w:id="657" w:name="TBL-4-13-1"/>
            <w:bookmarkEnd w:id="656"/>
            <w:bookmarkEnd w:id="657"/>
          </w:p>
        </w:tc>
      </w:tr>
      <w:tr>
        <w:trPr/>
        <w:tc>
          <w:tcPr>
            <w:tcW w:w="2251" w:type="dxa"/>
            <w:tcBorders/>
            <w:shd w:color="auto" w:fill="auto" w:val="clear"/>
            <w:vAlign w:val="center"/>
          </w:tcPr>
          <w:p>
            <w:pPr>
              <w:pStyle w:val="TableContents"/>
              <w:spacing w:before="0" w:after="283"/>
              <w:rPr/>
            </w:pPr>
            <w:r>
              <w:rPr/>
              <w:t xml:space="preserve">TTTAGGG </w:t>
            </w:r>
            <w:bookmarkStart w:id="658" w:name="TBL-4-13-2"/>
            <w:bookmarkEnd w:id="658"/>
          </w:p>
        </w:tc>
        <w:tc>
          <w:tcPr>
            <w:tcW w:w="2165" w:type="dxa"/>
            <w:tcBorders/>
            <w:shd w:color="auto" w:fill="auto" w:val="clear"/>
            <w:vAlign w:val="center"/>
          </w:tcPr>
          <w:p>
            <w:pPr>
              <w:pStyle w:val="TableContents"/>
              <w:spacing w:before="0" w:after="283"/>
              <w:rPr/>
            </w:pPr>
            <w:r>
              <w:rPr/>
              <w:t xml:space="preserve">0.000622 </w:t>
            </w:r>
            <w:bookmarkStart w:id="659" w:name="TBL-4-13-3"/>
            <w:bookmarkEnd w:id="659"/>
          </w:p>
        </w:tc>
        <w:tc>
          <w:tcPr>
            <w:tcW w:w="1899" w:type="dxa"/>
            <w:tcBorders/>
            <w:shd w:color="auto" w:fill="auto" w:val="clear"/>
            <w:vAlign w:val="center"/>
          </w:tcPr>
          <w:p>
            <w:pPr>
              <w:pStyle w:val="TableContents"/>
              <w:spacing w:before="0" w:after="283"/>
              <w:rPr/>
            </w:pPr>
            <w:r>
              <w:rPr/>
              <w:t xml:space="preserve">6.40e-55 </w:t>
            </w:r>
            <w:bookmarkStart w:id="660" w:name="TBL-4-13-4"/>
            <w:bookmarkEnd w:id="660"/>
          </w:p>
        </w:tc>
        <w:tc>
          <w:tcPr>
            <w:tcW w:w="2165" w:type="dxa"/>
            <w:tcBorders/>
            <w:shd w:color="auto" w:fill="auto" w:val="clear"/>
            <w:vAlign w:val="center"/>
          </w:tcPr>
          <w:p>
            <w:pPr>
              <w:pStyle w:val="TableContents"/>
              <w:spacing w:before="0" w:after="283"/>
              <w:rPr/>
            </w:pPr>
            <w:r>
              <w:rPr/>
              <w:t xml:space="preserve">0.000884 </w:t>
            </w:r>
            <w:bookmarkStart w:id="661" w:name="TBL-4-13-5"/>
            <w:bookmarkEnd w:id="661"/>
          </w:p>
        </w:tc>
        <w:tc>
          <w:tcPr>
            <w:tcW w:w="1910" w:type="dxa"/>
            <w:tcBorders/>
            <w:shd w:color="auto" w:fill="auto" w:val="clear"/>
            <w:vAlign w:val="center"/>
          </w:tcPr>
          <w:p>
            <w:pPr>
              <w:pStyle w:val="TableContents"/>
              <w:spacing w:before="0" w:after="283"/>
              <w:rPr/>
            </w:pPr>
            <w:r>
              <w:rPr/>
              <w:t xml:space="preserve">1.02e-57 </w:t>
            </w:r>
            <w:bookmarkStart w:id="662" w:name="TBL-4-14-"/>
            <w:bookmarkStart w:id="663" w:name="TBL-4-14-1"/>
            <w:bookmarkEnd w:id="662"/>
            <w:bookmarkEnd w:id="663"/>
          </w:p>
        </w:tc>
      </w:tr>
      <w:tr>
        <w:trPr/>
        <w:tc>
          <w:tcPr>
            <w:tcW w:w="2251" w:type="dxa"/>
            <w:tcBorders/>
            <w:shd w:color="auto" w:fill="auto" w:val="clear"/>
            <w:vAlign w:val="center"/>
          </w:tcPr>
          <w:p>
            <w:pPr>
              <w:pStyle w:val="TableContents"/>
              <w:spacing w:before="0" w:after="283"/>
              <w:rPr/>
            </w:pPr>
            <w:r>
              <w:rPr/>
              <w:t xml:space="preserve">TAGGGTTAGGG </w:t>
            </w:r>
            <w:bookmarkStart w:id="664" w:name="TBL-4-14-2"/>
            <w:bookmarkEnd w:id="664"/>
          </w:p>
        </w:tc>
        <w:tc>
          <w:tcPr>
            <w:tcW w:w="2165" w:type="dxa"/>
            <w:tcBorders/>
            <w:shd w:color="auto" w:fill="auto" w:val="clear"/>
            <w:vAlign w:val="center"/>
          </w:tcPr>
          <w:p>
            <w:pPr>
              <w:pStyle w:val="TableContents"/>
              <w:spacing w:before="0" w:after="283"/>
              <w:rPr/>
            </w:pPr>
            <w:r>
              <w:rPr/>
              <w:t xml:space="preserve">0.000312 </w:t>
            </w:r>
            <w:bookmarkStart w:id="665" w:name="TBL-4-14-3"/>
            <w:bookmarkEnd w:id="665"/>
          </w:p>
        </w:tc>
        <w:tc>
          <w:tcPr>
            <w:tcW w:w="1899" w:type="dxa"/>
            <w:tcBorders/>
            <w:shd w:color="auto" w:fill="auto" w:val="clear"/>
            <w:vAlign w:val="center"/>
          </w:tcPr>
          <w:p>
            <w:pPr>
              <w:pStyle w:val="TableContents"/>
              <w:spacing w:before="0" w:after="283"/>
              <w:rPr/>
            </w:pPr>
            <w:r>
              <w:rPr/>
              <w:t xml:space="preserve">4.24e-40 </w:t>
            </w:r>
            <w:bookmarkStart w:id="666" w:name="TBL-4-14-4"/>
            <w:bookmarkEnd w:id="666"/>
          </w:p>
        </w:tc>
        <w:tc>
          <w:tcPr>
            <w:tcW w:w="2165" w:type="dxa"/>
            <w:tcBorders/>
            <w:shd w:color="auto" w:fill="auto" w:val="clear"/>
            <w:vAlign w:val="center"/>
          </w:tcPr>
          <w:p>
            <w:pPr>
              <w:pStyle w:val="TableContents"/>
              <w:spacing w:before="0" w:after="283"/>
              <w:rPr/>
            </w:pPr>
            <w:r>
              <w:rPr/>
              <w:t xml:space="preserve">0.000503 </w:t>
            </w:r>
            <w:bookmarkStart w:id="667" w:name="TBL-4-14-5"/>
            <w:bookmarkEnd w:id="667"/>
          </w:p>
        </w:tc>
        <w:tc>
          <w:tcPr>
            <w:tcW w:w="1910" w:type="dxa"/>
            <w:tcBorders/>
            <w:shd w:color="auto" w:fill="auto" w:val="clear"/>
            <w:vAlign w:val="center"/>
          </w:tcPr>
          <w:p>
            <w:pPr>
              <w:pStyle w:val="TableContents"/>
              <w:spacing w:before="0" w:after="283"/>
              <w:rPr/>
            </w:pPr>
            <w:r>
              <w:rPr/>
              <w:t xml:space="preserve">0.00e+0 </w:t>
            </w:r>
            <w:bookmarkStart w:id="668" w:name="TBL-4-15-"/>
            <w:bookmarkStart w:id="669" w:name="TBL-4-15-1"/>
            <w:bookmarkEnd w:id="668"/>
            <w:bookmarkEnd w:id="669"/>
          </w:p>
        </w:tc>
      </w:tr>
      <w:tr>
        <w:trPr/>
        <w:tc>
          <w:tcPr>
            <w:tcW w:w="2251" w:type="dxa"/>
            <w:tcBorders/>
            <w:shd w:color="auto" w:fill="auto" w:val="clear"/>
            <w:vAlign w:val="center"/>
          </w:tcPr>
          <w:p>
            <w:pPr>
              <w:pStyle w:val="TableContents"/>
              <w:spacing w:before="0" w:after="283"/>
              <w:rPr/>
            </w:pPr>
            <w:r>
              <w:rPr/>
              <w:t xml:space="preserve">TTAGGGTTTAGGG </w:t>
            </w:r>
            <w:bookmarkStart w:id="670" w:name="TBL-4-15-2"/>
            <w:bookmarkEnd w:id="670"/>
          </w:p>
        </w:tc>
        <w:tc>
          <w:tcPr>
            <w:tcW w:w="2165" w:type="dxa"/>
            <w:tcBorders/>
            <w:shd w:color="auto" w:fill="auto" w:val="clear"/>
            <w:vAlign w:val="center"/>
          </w:tcPr>
          <w:p>
            <w:pPr>
              <w:pStyle w:val="TableContents"/>
              <w:spacing w:before="0" w:after="283"/>
              <w:rPr/>
            </w:pPr>
            <w:r>
              <w:rPr/>
              <w:t xml:space="preserve">0.000176 </w:t>
            </w:r>
            <w:bookmarkStart w:id="671" w:name="TBL-4-15-3"/>
            <w:bookmarkEnd w:id="671"/>
          </w:p>
        </w:tc>
        <w:tc>
          <w:tcPr>
            <w:tcW w:w="1899" w:type="dxa"/>
            <w:tcBorders/>
            <w:shd w:color="auto" w:fill="auto" w:val="clear"/>
            <w:vAlign w:val="center"/>
          </w:tcPr>
          <w:p>
            <w:pPr>
              <w:pStyle w:val="TableContents"/>
              <w:spacing w:before="0" w:after="283"/>
              <w:rPr/>
            </w:pPr>
            <w:r>
              <w:rPr/>
              <w:t xml:space="preserve">4.41e-38 </w:t>
            </w:r>
            <w:bookmarkStart w:id="672" w:name="TBL-4-15-4"/>
            <w:bookmarkEnd w:id="672"/>
          </w:p>
        </w:tc>
        <w:tc>
          <w:tcPr>
            <w:tcW w:w="2165" w:type="dxa"/>
            <w:tcBorders/>
            <w:shd w:color="auto" w:fill="auto" w:val="clear"/>
            <w:vAlign w:val="center"/>
          </w:tcPr>
          <w:p>
            <w:pPr>
              <w:pStyle w:val="TableContents"/>
              <w:spacing w:before="0" w:after="283"/>
              <w:rPr/>
            </w:pPr>
            <w:r>
              <w:rPr/>
              <w:t xml:space="preserve">0.000284 </w:t>
            </w:r>
            <w:bookmarkStart w:id="673" w:name="TBL-4-15-5"/>
            <w:bookmarkEnd w:id="673"/>
          </w:p>
        </w:tc>
        <w:tc>
          <w:tcPr>
            <w:tcW w:w="1910" w:type="dxa"/>
            <w:tcBorders/>
            <w:shd w:color="auto" w:fill="auto" w:val="clear"/>
            <w:vAlign w:val="center"/>
          </w:tcPr>
          <w:p>
            <w:pPr>
              <w:pStyle w:val="TableContents"/>
              <w:spacing w:before="0" w:after="283"/>
              <w:rPr/>
            </w:pPr>
            <w:r>
              <w:rPr/>
              <w:t xml:space="preserve">6.22e-59 </w:t>
            </w:r>
            <w:bookmarkStart w:id="674" w:name="TBL-4-16-1"/>
            <w:bookmarkStart w:id="675" w:name="TBL-4-16-"/>
            <w:bookmarkEnd w:id="674"/>
            <w:bookmarkEnd w:id="675"/>
          </w:p>
        </w:tc>
      </w:tr>
      <w:tr>
        <w:trPr/>
        <w:tc>
          <w:tcPr>
            <w:tcW w:w="2251" w:type="dxa"/>
            <w:tcBorders/>
            <w:shd w:color="auto" w:fill="auto" w:val="clear"/>
            <w:vAlign w:val="center"/>
          </w:tcPr>
          <w:p>
            <w:pPr>
              <w:pStyle w:val="TableContents"/>
              <w:spacing w:before="0" w:after="283"/>
              <w:rPr/>
            </w:pPr>
            <w:r>
              <w:rPr/>
              <w:t xml:space="preserve">TTAGGGTTAAGGG </w:t>
            </w:r>
            <w:bookmarkStart w:id="676" w:name="TBL-4-16-2"/>
            <w:bookmarkEnd w:id="676"/>
          </w:p>
        </w:tc>
        <w:tc>
          <w:tcPr>
            <w:tcW w:w="2165" w:type="dxa"/>
            <w:tcBorders/>
            <w:shd w:color="auto" w:fill="auto" w:val="clear"/>
            <w:vAlign w:val="center"/>
          </w:tcPr>
          <w:p>
            <w:pPr>
              <w:pStyle w:val="TableContents"/>
              <w:spacing w:before="0" w:after="283"/>
              <w:rPr/>
            </w:pPr>
            <w:r>
              <w:rPr/>
              <w:t xml:space="preserve">0.000145 </w:t>
            </w:r>
            <w:bookmarkStart w:id="677" w:name="TBL-4-16-3"/>
            <w:bookmarkEnd w:id="677"/>
          </w:p>
        </w:tc>
        <w:tc>
          <w:tcPr>
            <w:tcW w:w="1899" w:type="dxa"/>
            <w:tcBorders/>
            <w:shd w:color="auto" w:fill="auto" w:val="clear"/>
            <w:vAlign w:val="center"/>
          </w:tcPr>
          <w:p>
            <w:pPr>
              <w:pStyle w:val="TableContents"/>
              <w:spacing w:before="0" w:after="283"/>
              <w:rPr/>
            </w:pPr>
            <w:r>
              <w:rPr/>
              <w:t xml:space="preserve">6.63e-36 </w:t>
            </w:r>
            <w:bookmarkStart w:id="678" w:name="TBL-4-16-4"/>
            <w:bookmarkEnd w:id="678"/>
          </w:p>
        </w:tc>
        <w:tc>
          <w:tcPr>
            <w:tcW w:w="2165" w:type="dxa"/>
            <w:tcBorders/>
            <w:shd w:color="auto" w:fill="auto" w:val="clear"/>
            <w:vAlign w:val="center"/>
          </w:tcPr>
          <w:p>
            <w:pPr>
              <w:pStyle w:val="TableContents"/>
              <w:spacing w:before="0" w:after="283"/>
              <w:rPr/>
            </w:pPr>
            <w:r>
              <w:rPr/>
              <w:t xml:space="preserve">0.000264 </w:t>
            </w:r>
            <w:bookmarkStart w:id="679" w:name="TBL-4-16-5"/>
            <w:bookmarkEnd w:id="679"/>
          </w:p>
        </w:tc>
        <w:tc>
          <w:tcPr>
            <w:tcW w:w="1910" w:type="dxa"/>
            <w:tcBorders/>
            <w:shd w:color="auto" w:fill="auto" w:val="clear"/>
            <w:vAlign w:val="center"/>
          </w:tcPr>
          <w:p>
            <w:pPr>
              <w:pStyle w:val="TableContents"/>
              <w:spacing w:before="0" w:after="283"/>
              <w:rPr/>
            </w:pPr>
            <w:r>
              <w:rPr/>
              <w:t xml:space="preserve">4.15e-57 </w:t>
            </w:r>
            <w:bookmarkStart w:id="680" w:name="TBL-4-17-"/>
            <w:bookmarkStart w:id="681" w:name="TBL-4-17-1"/>
            <w:bookmarkEnd w:id="680"/>
            <w:bookmarkEnd w:id="681"/>
          </w:p>
        </w:tc>
      </w:tr>
      <w:tr>
        <w:trPr/>
        <w:tc>
          <w:tcPr>
            <w:tcW w:w="2251" w:type="dxa"/>
            <w:tcBorders/>
            <w:shd w:color="auto" w:fill="auto" w:val="clear"/>
            <w:vAlign w:val="center"/>
          </w:tcPr>
          <w:p>
            <w:pPr>
              <w:pStyle w:val="TableContents"/>
              <w:spacing w:before="0" w:after="283"/>
              <w:rPr/>
            </w:pPr>
            <w:r>
              <w:rPr/>
              <w:t xml:space="preserve">TTAGG </w:t>
            </w:r>
            <w:bookmarkStart w:id="682" w:name="TBL-4-17-2"/>
            <w:bookmarkEnd w:id="682"/>
          </w:p>
        </w:tc>
        <w:tc>
          <w:tcPr>
            <w:tcW w:w="2165" w:type="dxa"/>
            <w:tcBorders/>
            <w:shd w:color="auto" w:fill="auto" w:val="clear"/>
            <w:vAlign w:val="center"/>
          </w:tcPr>
          <w:p>
            <w:pPr>
              <w:pStyle w:val="TableContents"/>
              <w:spacing w:before="0" w:after="283"/>
              <w:rPr/>
            </w:pPr>
            <w:r>
              <w:rPr/>
              <w:t xml:space="preserve">0.000241 </w:t>
            </w:r>
            <w:bookmarkStart w:id="683" w:name="TBL-4-17-3"/>
            <w:bookmarkEnd w:id="683"/>
          </w:p>
        </w:tc>
        <w:tc>
          <w:tcPr>
            <w:tcW w:w="1899" w:type="dxa"/>
            <w:tcBorders/>
            <w:shd w:color="auto" w:fill="auto" w:val="clear"/>
            <w:vAlign w:val="center"/>
          </w:tcPr>
          <w:p>
            <w:pPr>
              <w:pStyle w:val="TableContents"/>
              <w:spacing w:before="0" w:after="283"/>
              <w:rPr/>
            </w:pPr>
            <w:r>
              <w:rPr/>
              <w:t xml:space="preserve">8.13e-35 </w:t>
            </w:r>
            <w:bookmarkStart w:id="684" w:name="TBL-4-17-4"/>
            <w:bookmarkEnd w:id="684"/>
          </w:p>
        </w:tc>
        <w:tc>
          <w:tcPr>
            <w:tcW w:w="2165" w:type="dxa"/>
            <w:tcBorders/>
            <w:shd w:color="auto" w:fill="auto" w:val="clear"/>
            <w:vAlign w:val="center"/>
          </w:tcPr>
          <w:p>
            <w:pPr>
              <w:pStyle w:val="TableContents"/>
              <w:spacing w:before="0" w:after="283"/>
              <w:rPr/>
            </w:pPr>
            <w:r>
              <w:rPr/>
              <w:t xml:space="preserve">0.000213 </w:t>
            </w:r>
            <w:bookmarkStart w:id="685" w:name="TBL-4-17-5"/>
            <w:bookmarkEnd w:id="685"/>
          </w:p>
        </w:tc>
        <w:tc>
          <w:tcPr>
            <w:tcW w:w="1910" w:type="dxa"/>
            <w:tcBorders/>
            <w:shd w:color="auto" w:fill="auto" w:val="clear"/>
            <w:vAlign w:val="center"/>
          </w:tcPr>
          <w:p>
            <w:pPr>
              <w:pStyle w:val="TableContents"/>
              <w:spacing w:before="0" w:after="283"/>
              <w:rPr/>
            </w:pPr>
            <w:r>
              <w:rPr/>
              <w:t xml:space="preserve">1.10e-55 </w:t>
            </w:r>
            <w:bookmarkStart w:id="686" w:name="TBL-4-18-"/>
            <w:bookmarkStart w:id="687" w:name="TBL-4-18-1"/>
            <w:bookmarkEnd w:id="686"/>
            <w:bookmarkEnd w:id="687"/>
          </w:p>
        </w:tc>
      </w:tr>
      <w:tr>
        <w:trPr/>
        <w:tc>
          <w:tcPr>
            <w:tcW w:w="2251" w:type="dxa"/>
            <w:tcBorders/>
            <w:shd w:color="auto" w:fill="auto" w:val="clear"/>
            <w:vAlign w:val="center"/>
          </w:tcPr>
          <w:p>
            <w:pPr>
              <w:pStyle w:val="TableContents"/>
              <w:spacing w:before="0" w:after="283"/>
              <w:rPr/>
            </w:pPr>
            <w:r>
              <w:rPr/>
              <w:t xml:space="preserve">TTGGGTTAGGG </w:t>
            </w:r>
            <w:bookmarkStart w:id="688" w:name="TBL-4-18-2"/>
            <w:bookmarkEnd w:id="688"/>
          </w:p>
        </w:tc>
        <w:tc>
          <w:tcPr>
            <w:tcW w:w="2165" w:type="dxa"/>
            <w:tcBorders/>
            <w:shd w:color="auto" w:fill="auto" w:val="clear"/>
            <w:vAlign w:val="center"/>
          </w:tcPr>
          <w:p>
            <w:pPr>
              <w:pStyle w:val="TableContents"/>
              <w:spacing w:before="0" w:after="283"/>
              <w:rPr/>
            </w:pPr>
            <w:r>
              <w:rPr/>
              <w:t xml:space="preserve">0.000127 </w:t>
            </w:r>
            <w:bookmarkStart w:id="689" w:name="TBL-4-18-3"/>
            <w:bookmarkEnd w:id="689"/>
          </w:p>
        </w:tc>
        <w:tc>
          <w:tcPr>
            <w:tcW w:w="1899" w:type="dxa"/>
            <w:tcBorders/>
            <w:shd w:color="auto" w:fill="auto" w:val="clear"/>
            <w:vAlign w:val="center"/>
          </w:tcPr>
          <w:p>
            <w:pPr>
              <w:pStyle w:val="TableContents"/>
              <w:spacing w:before="0" w:after="283"/>
              <w:rPr/>
            </w:pPr>
            <w:r>
              <w:rPr/>
              <w:t xml:space="preserve">4.47e-28 </w:t>
            </w:r>
            <w:bookmarkStart w:id="690" w:name="TBL-4-18-4"/>
            <w:bookmarkEnd w:id="690"/>
          </w:p>
        </w:tc>
        <w:tc>
          <w:tcPr>
            <w:tcW w:w="2165" w:type="dxa"/>
            <w:tcBorders/>
            <w:shd w:color="auto" w:fill="auto" w:val="clear"/>
            <w:vAlign w:val="center"/>
          </w:tcPr>
          <w:p>
            <w:pPr>
              <w:pStyle w:val="TableContents"/>
              <w:spacing w:before="0" w:after="283"/>
              <w:rPr/>
            </w:pPr>
            <w:r>
              <w:rPr/>
              <w:t xml:space="preserve">0.000178 </w:t>
            </w:r>
            <w:bookmarkStart w:id="691" w:name="TBL-4-18-5"/>
            <w:bookmarkEnd w:id="691"/>
          </w:p>
        </w:tc>
        <w:tc>
          <w:tcPr>
            <w:tcW w:w="1910" w:type="dxa"/>
            <w:tcBorders/>
            <w:shd w:color="auto" w:fill="auto" w:val="clear"/>
            <w:vAlign w:val="center"/>
          </w:tcPr>
          <w:p>
            <w:pPr>
              <w:pStyle w:val="TableContents"/>
              <w:spacing w:before="0" w:after="283"/>
              <w:rPr/>
            </w:pPr>
            <w:r>
              <w:rPr/>
              <w:t xml:space="preserve">3.34e-56 </w:t>
            </w:r>
            <w:bookmarkStart w:id="692" w:name="TBL-4-19-"/>
            <w:bookmarkStart w:id="693" w:name="TBL-4-19-1"/>
            <w:bookmarkEnd w:id="692"/>
            <w:bookmarkEnd w:id="693"/>
          </w:p>
        </w:tc>
      </w:tr>
      <w:tr>
        <w:trPr/>
        <w:tc>
          <w:tcPr>
            <w:tcW w:w="2251" w:type="dxa"/>
            <w:tcBorders/>
            <w:shd w:color="auto" w:fill="auto" w:val="clear"/>
            <w:vAlign w:val="center"/>
          </w:tcPr>
          <w:p>
            <w:pPr>
              <w:pStyle w:val="TableContents"/>
              <w:spacing w:before="0" w:after="283"/>
              <w:rPr/>
            </w:pPr>
            <w:r>
              <w:rPr/>
              <w:t xml:space="preserve">TTAGGGTTAGG </w:t>
            </w:r>
            <w:bookmarkStart w:id="694" w:name="TBL-4-19-2"/>
            <w:bookmarkEnd w:id="694"/>
          </w:p>
        </w:tc>
        <w:tc>
          <w:tcPr>
            <w:tcW w:w="2165" w:type="dxa"/>
            <w:tcBorders/>
            <w:shd w:color="auto" w:fill="auto" w:val="clear"/>
            <w:vAlign w:val="center"/>
          </w:tcPr>
          <w:p>
            <w:pPr>
              <w:pStyle w:val="TableContents"/>
              <w:spacing w:before="0" w:after="283"/>
              <w:rPr/>
            </w:pPr>
            <w:r>
              <w:rPr/>
              <w:t xml:space="preserve">0.000066 </w:t>
            </w:r>
            <w:bookmarkStart w:id="695" w:name="TBL-4-19-3"/>
            <w:bookmarkEnd w:id="695"/>
          </w:p>
        </w:tc>
        <w:tc>
          <w:tcPr>
            <w:tcW w:w="1899" w:type="dxa"/>
            <w:tcBorders/>
            <w:shd w:color="auto" w:fill="auto" w:val="clear"/>
            <w:vAlign w:val="center"/>
          </w:tcPr>
          <w:p>
            <w:pPr>
              <w:pStyle w:val="TableContents"/>
              <w:spacing w:before="0" w:after="283"/>
              <w:rPr/>
            </w:pPr>
            <w:r>
              <w:rPr/>
              <w:t xml:space="preserve">1.99e-18 </w:t>
            </w:r>
            <w:bookmarkStart w:id="696" w:name="TBL-4-19-4"/>
            <w:bookmarkEnd w:id="696"/>
          </w:p>
        </w:tc>
        <w:tc>
          <w:tcPr>
            <w:tcW w:w="2165" w:type="dxa"/>
            <w:tcBorders/>
            <w:shd w:color="auto" w:fill="auto" w:val="clear"/>
            <w:vAlign w:val="center"/>
          </w:tcPr>
          <w:p>
            <w:pPr>
              <w:pStyle w:val="TableContents"/>
              <w:spacing w:before="0" w:after="283"/>
              <w:rPr/>
            </w:pPr>
            <w:r>
              <w:rPr/>
              <w:t xml:space="preserve">0.000092 </w:t>
            </w:r>
            <w:bookmarkStart w:id="697" w:name="TBL-4-19-5"/>
            <w:bookmarkEnd w:id="697"/>
          </w:p>
        </w:tc>
        <w:tc>
          <w:tcPr>
            <w:tcW w:w="1910" w:type="dxa"/>
            <w:tcBorders/>
            <w:shd w:color="auto" w:fill="auto" w:val="clear"/>
            <w:vAlign w:val="center"/>
          </w:tcPr>
          <w:p>
            <w:pPr>
              <w:pStyle w:val="TableContents"/>
              <w:spacing w:before="0" w:after="283"/>
              <w:rPr/>
            </w:pPr>
            <w:r>
              <w:rPr/>
              <w:t xml:space="preserve">7.82e-48 </w:t>
            </w:r>
            <w:bookmarkStart w:id="698" w:name="TBL-4-20-1"/>
            <w:bookmarkStart w:id="699" w:name="TBL-4-20-"/>
            <w:bookmarkEnd w:id="698"/>
            <w:bookmarkEnd w:id="699"/>
          </w:p>
        </w:tc>
      </w:tr>
      <w:tr>
        <w:trPr/>
        <w:tc>
          <w:tcPr>
            <w:tcW w:w="2251" w:type="dxa"/>
            <w:tcBorders/>
            <w:shd w:color="auto" w:fill="auto" w:val="clear"/>
            <w:vAlign w:val="center"/>
          </w:tcPr>
          <w:p>
            <w:pPr>
              <w:pStyle w:val="TableContents"/>
              <w:spacing w:before="0" w:after="283"/>
              <w:rPr/>
            </w:pPr>
            <w:r>
              <w:rPr/>
              <w:t xml:space="preserve">TTAGGGGG </w:t>
            </w:r>
            <w:bookmarkStart w:id="700" w:name="TBL-4-20-2"/>
            <w:bookmarkEnd w:id="700"/>
          </w:p>
        </w:tc>
        <w:tc>
          <w:tcPr>
            <w:tcW w:w="2165" w:type="dxa"/>
            <w:tcBorders/>
            <w:shd w:color="auto" w:fill="auto" w:val="clear"/>
            <w:vAlign w:val="center"/>
          </w:tcPr>
          <w:p>
            <w:pPr>
              <w:pStyle w:val="TableContents"/>
              <w:spacing w:before="0" w:after="283"/>
              <w:rPr/>
            </w:pPr>
            <w:r>
              <w:rPr/>
              <w:t xml:space="preserve">0.000039 </w:t>
            </w:r>
            <w:bookmarkStart w:id="701" w:name="TBL-4-20-3"/>
            <w:bookmarkEnd w:id="701"/>
          </w:p>
        </w:tc>
        <w:tc>
          <w:tcPr>
            <w:tcW w:w="1899" w:type="dxa"/>
            <w:tcBorders/>
            <w:shd w:color="auto" w:fill="auto" w:val="clear"/>
            <w:vAlign w:val="center"/>
          </w:tcPr>
          <w:p>
            <w:pPr>
              <w:pStyle w:val="TableContents"/>
              <w:spacing w:before="0" w:after="283"/>
              <w:rPr/>
            </w:pPr>
            <w:r>
              <w:rPr/>
              <w:t xml:space="preserve">1.02e-14 </w:t>
            </w:r>
            <w:bookmarkStart w:id="702" w:name="TBL-4-20-4"/>
            <w:bookmarkEnd w:id="702"/>
          </w:p>
        </w:tc>
        <w:tc>
          <w:tcPr>
            <w:tcW w:w="2165" w:type="dxa"/>
            <w:tcBorders/>
            <w:shd w:color="auto" w:fill="auto" w:val="clear"/>
            <w:vAlign w:val="center"/>
          </w:tcPr>
          <w:p>
            <w:pPr>
              <w:pStyle w:val="TableContents"/>
              <w:spacing w:before="0" w:after="283"/>
              <w:rPr/>
            </w:pPr>
            <w:r>
              <w:rPr/>
              <w:t xml:space="preserve">0.000062 </w:t>
            </w:r>
            <w:bookmarkStart w:id="703" w:name="TBL-4-20-5"/>
            <w:bookmarkEnd w:id="703"/>
          </w:p>
        </w:tc>
        <w:tc>
          <w:tcPr>
            <w:tcW w:w="1910" w:type="dxa"/>
            <w:tcBorders/>
            <w:shd w:color="auto" w:fill="auto" w:val="clear"/>
            <w:vAlign w:val="center"/>
          </w:tcPr>
          <w:p>
            <w:pPr>
              <w:pStyle w:val="TableContents"/>
              <w:spacing w:before="0" w:after="283"/>
              <w:rPr/>
            </w:pPr>
            <w:r>
              <w:rPr/>
              <w:t xml:space="preserve">4.31e-40 </w:t>
            </w:r>
            <w:bookmarkStart w:id="704" w:name="TBL-4-21-"/>
            <w:bookmarkStart w:id="705" w:name="TBL-4-21-1"/>
            <w:bookmarkEnd w:id="704"/>
            <w:bookmarkEnd w:id="705"/>
          </w:p>
        </w:tc>
      </w:tr>
      <w:tr>
        <w:trPr/>
        <w:tc>
          <w:tcPr>
            <w:tcW w:w="2251" w:type="dxa"/>
            <w:tcBorders/>
            <w:shd w:color="auto" w:fill="auto" w:val="clear"/>
            <w:vAlign w:val="center"/>
          </w:tcPr>
          <w:p>
            <w:pPr>
              <w:pStyle w:val="TableContents"/>
              <w:spacing w:before="0" w:after="283"/>
              <w:rPr/>
            </w:pPr>
            <w:r>
              <w:rPr/>
              <w:t xml:space="preserve">TTAGGGTTGTTAGGG </w:t>
            </w:r>
            <w:bookmarkStart w:id="706" w:name="TBL-4-21-2"/>
            <w:bookmarkEnd w:id="706"/>
          </w:p>
        </w:tc>
        <w:tc>
          <w:tcPr>
            <w:tcW w:w="2165" w:type="dxa"/>
            <w:tcBorders/>
            <w:shd w:color="auto" w:fill="auto" w:val="clear"/>
            <w:vAlign w:val="center"/>
          </w:tcPr>
          <w:p>
            <w:pPr>
              <w:pStyle w:val="TableContents"/>
              <w:spacing w:before="0" w:after="283"/>
              <w:rPr/>
            </w:pPr>
            <w:r>
              <w:rPr/>
              <w:t xml:space="preserve">0.000035 </w:t>
            </w:r>
            <w:bookmarkStart w:id="707" w:name="TBL-4-21-3"/>
            <w:bookmarkEnd w:id="707"/>
          </w:p>
        </w:tc>
        <w:tc>
          <w:tcPr>
            <w:tcW w:w="1899" w:type="dxa"/>
            <w:tcBorders/>
            <w:shd w:color="auto" w:fill="auto" w:val="clear"/>
            <w:vAlign w:val="center"/>
          </w:tcPr>
          <w:p>
            <w:pPr>
              <w:pStyle w:val="TableContents"/>
              <w:spacing w:before="0" w:after="283"/>
              <w:rPr/>
            </w:pPr>
            <w:r>
              <w:rPr/>
              <w:t xml:space="preserve">4.64e-09 </w:t>
            </w:r>
            <w:bookmarkStart w:id="708" w:name="TBL-4-21-4"/>
            <w:bookmarkEnd w:id="708"/>
          </w:p>
        </w:tc>
        <w:tc>
          <w:tcPr>
            <w:tcW w:w="2165" w:type="dxa"/>
            <w:tcBorders/>
            <w:shd w:color="auto" w:fill="auto" w:val="clear"/>
            <w:vAlign w:val="center"/>
          </w:tcPr>
          <w:p>
            <w:pPr>
              <w:pStyle w:val="TableContents"/>
              <w:spacing w:before="0" w:after="283"/>
              <w:rPr/>
            </w:pPr>
            <w:r>
              <w:rPr/>
              <w:t xml:space="preserve">0.000061 </w:t>
            </w:r>
            <w:bookmarkStart w:id="709" w:name="TBL-4-21-5"/>
            <w:bookmarkEnd w:id="709"/>
          </w:p>
        </w:tc>
        <w:tc>
          <w:tcPr>
            <w:tcW w:w="1910" w:type="dxa"/>
            <w:tcBorders/>
            <w:shd w:color="auto" w:fill="auto" w:val="clear"/>
            <w:vAlign w:val="center"/>
          </w:tcPr>
          <w:p>
            <w:pPr>
              <w:pStyle w:val="TableContents"/>
              <w:spacing w:before="0" w:after="283"/>
              <w:rPr/>
            </w:pPr>
            <w:r>
              <w:rPr/>
              <w:t xml:space="preserve">4.65e-57 </w:t>
            </w:r>
            <w:bookmarkStart w:id="710" w:name="TBL-4-22-"/>
            <w:bookmarkStart w:id="711" w:name="TBL-4-22-1"/>
            <w:bookmarkEnd w:id="710"/>
            <w:bookmarkEnd w:id="711"/>
          </w:p>
        </w:tc>
      </w:tr>
      <w:tr>
        <w:trPr/>
        <w:tc>
          <w:tcPr>
            <w:tcW w:w="2251" w:type="dxa"/>
            <w:tcBorders/>
            <w:shd w:color="auto" w:fill="auto" w:val="clear"/>
            <w:vAlign w:val="center"/>
          </w:tcPr>
          <w:p>
            <w:pPr>
              <w:pStyle w:val="TableContents"/>
              <w:spacing w:before="0" w:after="283"/>
              <w:rPr/>
            </w:pPr>
            <w:r>
              <w:rPr/>
              <w:t xml:space="preserve">TTAGAGGG </w:t>
            </w:r>
            <w:bookmarkStart w:id="712" w:name="TBL-4-22-2"/>
            <w:bookmarkEnd w:id="712"/>
          </w:p>
        </w:tc>
        <w:tc>
          <w:tcPr>
            <w:tcW w:w="2165" w:type="dxa"/>
            <w:tcBorders/>
            <w:shd w:color="auto" w:fill="auto" w:val="clear"/>
            <w:vAlign w:val="center"/>
          </w:tcPr>
          <w:p>
            <w:pPr>
              <w:pStyle w:val="TableContents"/>
              <w:spacing w:before="0" w:after="283"/>
              <w:rPr/>
            </w:pPr>
            <w:r>
              <w:rPr/>
              <w:t xml:space="preserve">0.000036 </w:t>
            </w:r>
            <w:bookmarkStart w:id="713" w:name="TBL-4-22-3"/>
            <w:bookmarkEnd w:id="713"/>
          </w:p>
        </w:tc>
        <w:tc>
          <w:tcPr>
            <w:tcW w:w="1899" w:type="dxa"/>
            <w:tcBorders/>
            <w:shd w:color="auto" w:fill="auto" w:val="clear"/>
            <w:vAlign w:val="center"/>
          </w:tcPr>
          <w:p>
            <w:pPr>
              <w:pStyle w:val="TableContents"/>
              <w:spacing w:before="0" w:after="283"/>
              <w:rPr/>
            </w:pPr>
            <w:r>
              <w:rPr/>
              <w:t xml:space="preserve">5.44e-13 </w:t>
            </w:r>
            <w:bookmarkStart w:id="714" w:name="TBL-4-22-4"/>
            <w:bookmarkEnd w:id="714"/>
          </w:p>
        </w:tc>
        <w:tc>
          <w:tcPr>
            <w:tcW w:w="2165" w:type="dxa"/>
            <w:tcBorders/>
            <w:shd w:color="auto" w:fill="auto" w:val="clear"/>
            <w:vAlign w:val="center"/>
          </w:tcPr>
          <w:p>
            <w:pPr>
              <w:pStyle w:val="TableContents"/>
              <w:spacing w:before="0" w:after="283"/>
              <w:rPr/>
            </w:pPr>
            <w:r>
              <w:rPr/>
              <w:t xml:space="preserve">0.000053 </w:t>
            </w:r>
            <w:bookmarkStart w:id="715" w:name="TBL-4-22-5"/>
            <w:bookmarkEnd w:id="715"/>
          </w:p>
        </w:tc>
        <w:tc>
          <w:tcPr>
            <w:tcW w:w="1910" w:type="dxa"/>
            <w:tcBorders/>
            <w:shd w:color="auto" w:fill="auto" w:val="clear"/>
            <w:vAlign w:val="center"/>
          </w:tcPr>
          <w:p>
            <w:pPr>
              <w:pStyle w:val="TableContents"/>
              <w:spacing w:before="0" w:after="283"/>
              <w:rPr/>
            </w:pPr>
            <w:r>
              <w:rPr/>
              <w:t xml:space="preserve">2.66e-36 </w:t>
            </w:r>
            <w:bookmarkStart w:id="716" w:name="TBL-4-23-"/>
            <w:bookmarkStart w:id="717" w:name="TBL-4-23-1"/>
            <w:bookmarkEnd w:id="716"/>
            <w:bookmarkEnd w:id="717"/>
          </w:p>
        </w:tc>
      </w:tr>
      <w:tr>
        <w:trPr/>
        <w:tc>
          <w:tcPr>
            <w:tcW w:w="2251" w:type="dxa"/>
            <w:tcBorders/>
            <w:shd w:color="auto" w:fill="auto" w:val="clear"/>
            <w:vAlign w:val="center"/>
          </w:tcPr>
          <w:p>
            <w:pPr>
              <w:pStyle w:val="TableContents"/>
              <w:spacing w:before="0" w:after="283"/>
              <w:rPr/>
            </w:pPr>
            <w:r>
              <w:rPr/>
              <w:t xml:space="preserve">TTGGGGTTGGGGG </w:t>
            </w:r>
            <w:bookmarkStart w:id="718" w:name="TBL-4-23-2"/>
            <w:bookmarkEnd w:id="718"/>
          </w:p>
        </w:tc>
        <w:tc>
          <w:tcPr>
            <w:tcW w:w="2165" w:type="dxa"/>
            <w:tcBorders/>
            <w:shd w:color="auto" w:fill="auto" w:val="clear"/>
            <w:vAlign w:val="center"/>
          </w:tcPr>
          <w:p>
            <w:pPr>
              <w:pStyle w:val="TableContents"/>
              <w:spacing w:before="0" w:after="283"/>
              <w:rPr/>
            </w:pPr>
            <w:r>
              <w:rPr/>
              <w:t xml:space="preserve">0.000002 </w:t>
            </w:r>
            <w:bookmarkStart w:id="719" w:name="TBL-4-23-3"/>
            <w:bookmarkEnd w:id="719"/>
          </w:p>
        </w:tc>
        <w:tc>
          <w:tcPr>
            <w:tcW w:w="1899" w:type="dxa"/>
            <w:tcBorders/>
            <w:shd w:color="auto" w:fill="auto" w:val="clear"/>
            <w:vAlign w:val="center"/>
          </w:tcPr>
          <w:p>
            <w:pPr>
              <w:pStyle w:val="TableContents"/>
              <w:spacing w:before="0" w:after="283"/>
              <w:rPr/>
            </w:pPr>
            <w:r>
              <w:rPr/>
              <w:t xml:space="preserve">4.51e-13 </w:t>
            </w:r>
            <w:bookmarkStart w:id="720" w:name="TBL-4-23-4"/>
            <w:bookmarkEnd w:id="720"/>
          </w:p>
        </w:tc>
        <w:tc>
          <w:tcPr>
            <w:tcW w:w="2165" w:type="dxa"/>
            <w:tcBorders/>
            <w:shd w:color="auto" w:fill="auto" w:val="clear"/>
            <w:vAlign w:val="center"/>
          </w:tcPr>
          <w:p>
            <w:pPr>
              <w:pStyle w:val="TableContents"/>
              <w:spacing w:before="0" w:after="283"/>
              <w:rPr/>
            </w:pPr>
            <w:r>
              <w:rPr/>
              <w:t xml:space="preserve">0.000014 </w:t>
            </w:r>
            <w:bookmarkStart w:id="721" w:name="TBL-4-23-5"/>
            <w:bookmarkEnd w:id="721"/>
          </w:p>
        </w:tc>
        <w:tc>
          <w:tcPr>
            <w:tcW w:w="1910" w:type="dxa"/>
            <w:tcBorders/>
            <w:shd w:color="auto" w:fill="auto" w:val="clear"/>
            <w:vAlign w:val="center"/>
          </w:tcPr>
          <w:p>
            <w:pPr>
              <w:pStyle w:val="TableContents"/>
              <w:spacing w:before="0" w:after="283"/>
              <w:rPr/>
            </w:pPr>
            <w:r>
              <w:rPr/>
              <w:t xml:space="preserve">5.84e-21 </w:t>
            </w:r>
            <w:bookmarkStart w:id="722" w:name="TBL-4-24-"/>
            <w:bookmarkStart w:id="723" w:name="TBL-4-24-1"/>
            <w:bookmarkEnd w:id="722"/>
            <w:bookmarkEnd w:id="723"/>
          </w:p>
        </w:tc>
      </w:tr>
      <w:tr>
        <w:trPr/>
        <w:tc>
          <w:tcPr>
            <w:tcW w:w="2251" w:type="dxa"/>
            <w:tcBorders/>
            <w:shd w:color="auto" w:fill="auto" w:val="clear"/>
            <w:vAlign w:val="center"/>
          </w:tcPr>
          <w:p>
            <w:pPr>
              <w:pStyle w:val="TableContents"/>
              <w:spacing w:before="0" w:after="283"/>
              <w:rPr/>
            </w:pPr>
            <w:r>
              <w:rPr/>
              <w:t>TTAGGGTGGTTAGGG</w:t>
            </w:r>
            <w:bookmarkStart w:id="724" w:name="TBL-4-24-2"/>
            <w:bookmarkEnd w:id="724"/>
          </w:p>
        </w:tc>
        <w:tc>
          <w:tcPr>
            <w:tcW w:w="2165" w:type="dxa"/>
            <w:tcBorders/>
            <w:shd w:color="auto" w:fill="auto" w:val="clear"/>
            <w:vAlign w:val="center"/>
          </w:tcPr>
          <w:p>
            <w:pPr>
              <w:pStyle w:val="TableContents"/>
              <w:spacing w:before="0" w:after="283"/>
              <w:rPr/>
            </w:pPr>
            <w:r>
              <w:rPr/>
              <w:t xml:space="preserve">0.000007 </w:t>
            </w:r>
            <w:bookmarkStart w:id="725" w:name="TBL-4-24-3"/>
            <w:bookmarkEnd w:id="725"/>
          </w:p>
        </w:tc>
        <w:tc>
          <w:tcPr>
            <w:tcW w:w="1899" w:type="dxa"/>
            <w:tcBorders/>
            <w:shd w:color="auto" w:fill="auto" w:val="clear"/>
            <w:vAlign w:val="center"/>
          </w:tcPr>
          <w:p>
            <w:pPr>
              <w:pStyle w:val="TableContents"/>
              <w:spacing w:before="0" w:after="283"/>
              <w:rPr/>
            </w:pPr>
            <w:r>
              <w:rPr/>
              <w:t xml:space="preserve">5.39e-06 </w:t>
            </w:r>
            <w:bookmarkStart w:id="726" w:name="TBL-4-24-4"/>
            <w:bookmarkEnd w:id="726"/>
          </w:p>
        </w:tc>
        <w:tc>
          <w:tcPr>
            <w:tcW w:w="2165" w:type="dxa"/>
            <w:tcBorders/>
            <w:shd w:color="auto" w:fill="auto" w:val="clear"/>
            <w:vAlign w:val="center"/>
          </w:tcPr>
          <w:p>
            <w:pPr>
              <w:pStyle w:val="TableContents"/>
              <w:spacing w:before="0" w:after="283"/>
              <w:rPr/>
            </w:pPr>
            <w:r>
              <w:rPr/>
              <w:t xml:space="preserve">0.000013 </w:t>
            </w:r>
            <w:bookmarkStart w:id="727" w:name="TBL-4-24-5"/>
            <w:bookmarkEnd w:id="727"/>
          </w:p>
        </w:tc>
        <w:tc>
          <w:tcPr>
            <w:tcW w:w="1910" w:type="dxa"/>
            <w:tcBorders/>
            <w:shd w:color="auto" w:fill="auto" w:val="clear"/>
            <w:vAlign w:val="center"/>
          </w:tcPr>
          <w:p>
            <w:pPr>
              <w:pStyle w:val="TableContents"/>
              <w:spacing w:before="0" w:after="283"/>
              <w:rPr/>
            </w:pPr>
            <w:r>
              <w:rPr/>
              <w:t xml:space="preserve">5.42e-38 </w:t>
            </w:r>
          </w:p>
        </w:tc>
      </w:tr>
    </w:tbl>
    <w:p>
      <w:pPr>
        <w:pStyle w:val="TextBody"/>
        <w:spacing w:before="0" w:after="0"/>
        <w:rPr/>
      </w:pPr>
      <w:r>
        <w:rPr/>
      </w:r>
    </w:p>
    <w:p>
      <w:pPr>
        <w:pStyle w:val="TextBody"/>
        <w:rPr/>
      </w:pPr>
      <w:r>
        <w:rPr/>
        <w:t>Table S2: Significantly enriched repeating motifs in telomeric candidate reads in short-read sequencing experiments, subset to motifs also observed in PacBio telomeric reads, with respect to reverse-complement equivalence.</w:t>
      </w:r>
    </w:p>
    <w:p>
      <w:pPr>
        <w:pStyle w:val="Normal"/>
        <w:rPr>
          <w:sz w:val="4"/>
          <w:szCs w:val="4"/>
        </w:rPr>
      </w:pPr>
      <w:r>
        <w:rPr>
          <w:sz w:val="4"/>
          <w:szCs w:val="4"/>
        </w:rPr>
      </w:r>
      <w:r>
        <w:br w:type="page"/>
      </w:r>
    </w:p>
    <w:p>
      <w:pPr>
        <w:pStyle w:val="Normal"/>
        <w:rPr>
          <w:sz w:val="4"/>
          <w:szCs w:val="4"/>
        </w:rPr>
      </w:pPr>
      <w:r>
        <w:rPr>
          <w:sz w:val="4"/>
          <w:szCs w:val="4"/>
        </w:rPr>
      </w:r>
      <w:bookmarkStart w:id="728" w:name="x1-220033"/>
      <w:bookmarkStart w:id="729" w:name="TBL-5"/>
      <w:bookmarkStart w:id="730" w:name="TBL-5-1g"/>
      <w:bookmarkStart w:id="731" w:name="TBL-5-1"/>
      <w:bookmarkStart w:id="732" w:name="TBL-5-2"/>
      <w:bookmarkStart w:id="733" w:name="TBL-5-3"/>
      <w:bookmarkStart w:id="734" w:name="TBL-5-4"/>
      <w:bookmarkStart w:id="735" w:name="x1-220033"/>
      <w:bookmarkStart w:id="736" w:name="TBL-5"/>
      <w:bookmarkStart w:id="737" w:name="TBL-5-1g"/>
      <w:bookmarkStart w:id="738" w:name="TBL-5-1"/>
      <w:bookmarkStart w:id="739" w:name="TBL-5-2"/>
      <w:bookmarkStart w:id="740" w:name="TBL-5-3"/>
      <w:bookmarkStart w:id="741" w:name="TBL-5-4"/>
      <w:bookmarkEnd w:id="735"/>
      <w:bookmarkEnd w:id="736"/>
      <w:bookmarkEnd w:id="737"/>
      <w:bookmarkEnd w:id="738"/>
      <w:bookmarkEnd w:id="739"/>
      <w:bookmarkEnd w:id="740"/>
      <w:bookmarkEnd w:id="741"/>
    </w:p>
    <w:tbl>
      <w:tblPr>
        <w:tblW w:w="9000" w:type="dxa"/>
        <w:jc w:val="left"/>
        <w:tblInd w:w="0" w:type="dxa"/>
        <w:tblCellMar>
          <w:top w:w="0" w:type="dxa"/>
          <w:left w:w="0" w:type="dxa"/>
          <w:bottom w:w="0" w:type="dxa"/>
          <w:right w:w="0" w:type="dxa"/>
        </w:tblCellMar>
        <w:tblLook w:val="04a0" w:noVBand="1" w:noHBand="0" w:lastColumn="0" w:firstColumn="1" w:lastRow="0" w:firstRow="1"/>
      </w:tblPr>
      <w:tblGrid>
        <w:gridCol w:w="3064"/>
        <w:gridCol w:w="1436"/>
        <w:gridCol w:w="2250"/>
        <w:gridCol w:w="2249"/>
      </w:tblGrid>
      <w:tr>
        <w:trPr/>
        <w:tc>
          <w:tcPr>
            <w:tcW w:w="3064" w:type="dxa"/>
            <w:tcBorders/>
            <w:shd w:color="auto" w:fill="auto" w:val="clear"/>
          </w:tcPr>
          <w:p>
            <w:pPr>
              <w:pStyle w:val="TableContents"/>
              <w:spacing w:before="0" w:after="283"/>
              <w:rPr>
                <w:b/>
                <w:b/>
              </w:rPr>
            </w:pPr>
            <w:r>
              <w:rPr>
                <w:b/>
              </w:rPr>
              <w:t xml:space="preserve">Chromosome </w:t>
            </w:r>
            <w:bookmarkStart w:id="742" w:name="TBL-5-1-2"/>
            <w:bookmarkEnd w:id="742"/>
          </w:p>
        </w:tc>
        <w:tc>
          <w:tcPr>
            <w:tcW w:w="1436" w:type="dxa"/>
            <w:tcBorders/>
            <w:shd w:color="auto" w:fill="auto" w:val="clear"/>
          </w:tcPr>
          <w:p>
            <w:pPr>
              <w:pStyle w:val="TableContents"/>
              <w:spacing w:before="0" w:after="283"/>
              <w:rPr>
                <w:b/>
                <w:b/>
              </w:rPr>
            </w:pPr>
            <w:r>
              <w:rPr>
                <w:b/>
              </w:rPr>
              <w:t>Haplotype</w:t>
            </w:r>
            <w:bookmarkStart w:id="743" w:name="TBL-5-1-3"/>
            <w:bookmarkEnd w:id="743"/>
          </w:p>
        </w:tc>
        <w:tc>
          <w:tcPr>
            <w:tcW w:w="2250" w:type="dxa"/>
            <w:tcBorders/>
            <w:shd w:color="auto" w:fill="auto" w:val="clear"/>
          </w:tcPr>
          <w:p>
            <w:pPr>
              <w:pStyle w:val="TableContents"/>
              <w:spacing w:before="0" w:after="283"/>
              <w:rPr>
                <w:b/>
                <w:b/>
              </w:rPr>
            </w:pPr>
            <w:r>
              <w:rPr>
                <w:b/>
              </w:rPr>
              <w:t>PacBio_CCS_10kb</w:t>
            </w:r>
            <w:bookmarkStart w:id="744" w:name="TBL-5-1-4"/>
            <w:bookmarkEnd w:id="744"/>
          </w:p>
        </w:tc>
        <w:tc>
          <w:tcPr>
            <w:tcW w:w="2249" w:type="dxa"/>
            <w:tcBorders/>
            <w:shd w:color="auto" w:fill="auto" w:val="clear"/>
          </w:tcPr>
          <w:p>
            <w:pPr>
              <w:pStyle w:val="TableContents"/>
              <w:spacing w:before="0" w:after="283"/>
              <w:rPr>
                <w:b/>
                <w:b/>
              </w:rPr>
            </w:pPr>
            <w:r>
              <w:rPr>
                <w:b/>
              </w:rPr>
              <w:t>PacBio_CCS_15kb</w:t>
            </w:r>
          </w:p>
        </w:tc>
      </w:tr>
      <w:tr>
        <w:trPr/>
        <w:tc>
          <w:tcPr>
            <w:tcW w:w="3064" w:type="dxa"/>
            <w:tcBorders/>
            <w:shd w:color="auto" w:fill="auto" w:val="clear"/>
            <w:vAlign w:val="center"/>
          </w:tcPr>
          <w:p>
            <w:pPr>
              <w:pStyle w:val="TableContents"/>
              <w:spacing w:before="0" w:after="283"/>
              <w:rPr/>
            </w:pPr>
            <w:r>
              <w:rPr/>
              <w:t xml:space="preserve">5qtel_1-500K_1_12_12_rc </w:t>
            </w:r>
            <w:bookmarkStart w:id="745" w:name="TBL-5-2-2"/>
            <w:bookmarkEnd w:id="745"/>
          </w:p>
        </w:tc>
        <w:tc>
          <w:tcPr>
            <w:tcW w:w="1436" w:type="dxa"/>
            <w:tcBorders/>
            <w:shd w:color="auto" w:fill="auto" w:val="clear"/>
            <w:vAlign w:val="center"/>
          </w:tcPr>
          <w:p>
            <w:pPr>
              <w:pStyle w:val="TableContents"/>
              <w:spacing w:before="0" w:after="283"/>
              <w:rPr/>
            </w:pPr>
            <w:r>
              <w:rPr/>
              <w:t xml:space="preserve">1 </w:t>
            </w:r>
            <w:bookmarkStart w:id="746" w:name="TBL-5-2-3"/>
            <w:bookmarkEnd w:id="746"/>
          </w:p>
        </w:tc>
        <w:tc>
          <w:tcPr>
            <w:tcW w:w="2250" w:type="dxa"/>
            <w:tcBorders/>
            <w:shd w:color="auto" w:fill="auto" w:val="clear"/>
            <w:vAlign w:val="center"/>
          </w:tcPr>
          <w:p>
            <w:pPr>
              <w:pStyle w:val="TableContents"/>
              <w:spacing w:before="0" w:after="283"/>
              <w:rPr/>
            </w:pPr>
            <w:r>
              <w:rPr/>
              <w:t xml:space="preserve">11 </w:t>
            </w:r>
            <w:bookmarkStart w:id="747" w:name="TBL-5-2-4"/>
            <w:bookmarkEnd w:id="747"/>
          </w:p>
        </w:tc>
        <w:tc>
          <w:tcPr>
            <w:tcW w:w="2249" w:type="dxa"/>
            <w:tcBorders/>
            <w:shd w:color="auto" w:fill="auto" w:val="clear"/>
            <w:vAlign w:val="center"/>
          </w:tcPr>
          <w:p>
            <w:pPr>
              <w:pStyle w:val="TableContents"/>
              <w:spacing w:before="0" w:after="283"/>
              <w:rPr/>
            </w:pPr>
            <w:r>
              <w:rPr/>
              <w:t xml:space="preserve">24 </w:t>
            </w:r>
            <w:bookmarkStart w:id="748" w:name="TBL-5-3-1"/>
            <w:bookmarkStart w:id="749" w:name="TBL-5-3-"/>
            <w:bookmarkEnd w:id="748"/>
            <w:bookmarkEnd w:id="749"/>
          </w:p>
        </w:tc>
      </w:tr>
      <w:tr>
        <w:trPr/>
        <w:tc>
          <w:tcPr>
            <w:tcW w:w="3064" w:type="dxa"/>
            <w:tcBorders/>
            <w:shd w:color="auto" w:fill="auto" w:val="clear"/>
            <w:vAlign w:val="center"/>
          </w:tcPr>
          <w:p>
            <w:pPr>
              <w:pStyle w:val="TableContents"/>
              <w:spacing w:before="0" w:after="283"/>
              <w:rPr/>
            </w:pPr>
            <w:r>
              <w:rPr/>
              <w:t xml:space="preserve">5qtel_1-500K_1_12_12_rc </w:t>
            </w:r>
            <w:bookmarkStart w:id="750" w:name="TBL-5-3-2"/>
            <w:bookmarkEnd w:id="750"/>
          </w:p>
        </w:tc>
        <w:tc>
          <w:tcPr>
            <w:tcW w:w="1436" w:type="dxa"/>
            <w:tcBorders/>
            <w:shd w:color="auto" w:fill="auto" w:val="clear"/>
            <w:vAlign w:val="center"/>
          </w:tcPr>
          <w:p>
            <w:pPr>
              <w:pStyle w:val="TableContents"/>
              <w:spacing w:before="0" w:after="283"/>
              <w:rPr/>
            </w:pPr>
            <w:r>
              <w:rPr/>
              <w:t xml:space="preserve">2 </w:t>
            </w:r>
            <w:bookmarkStart w:id="751" w:name="TBL-5-3-3"/>
            <w:bookmarkEnd w:id="751"/>
          </w:p>
        </w:tc>
        <w:tc>
          <w:tcPr>
            <w:tcW w:w="2250" w:type="dxa"/>
            <w:tcBorders/>
            <w:shd w:color="auto" w:fill="auto" w:val="clear"/>
            <w:vAlign w:val="center"/>
          </w:tcPr>
          <w:p>
            <w:pPr>
              <w:pStyle w:val="TableContents"/>
              <w:spacing w:before="0" w:after="283"/>
              <w:rPr/>
            </w:pPr>
            <w:r>
              <w:rPr/>
              <w:t xml:space="preserve">7 </w:t>
            </w:r>
            <w:bookmarkStart w:id="752" w:name="TBL-5-3-4"/>
            <w:bookmarkEnd w:id="752"/>
          </w:p>
        </w:tc>
        <w:tc>
          <w:tcPr>
            <w:tcW w:w="2249" w:type="dxa"/>
            <w:tcBorders/>
            <w:shd w:color="auto" w:fill="auto" w:val="clear"/>
            <w:vAlign w:val="center"/>
          </w:tcPr>
          <w:p>
            <w:pPr>
              <w:pStyle w:val="TableContents"/>
              <w:spacing w:before="0" w:after="283"/>
              <w:rPr/>
            </w:pPr>
            <w:r>
              <w:rPr/>
              <w:t xml:space="preserve">10 </w:t>
            </w:r>
            <w:bookmarkStart w:id="753" w:name="TBL-5-4-"/>
            <w:bookmarkStart w:id="754" w:name="TBL-5-4-1"/>
            <w:bookmarkEnd w:id="753"/>
            <w:bookmarkEnd w:id="754"/>
          </w:p>
        </w:tc>
      </w:tr>
      <w:tr>
        <w:trPr/>
        <w:tc>
          <w:tcPr>
            <w:tcW w:w="3064" w:type="dxa"/>
            <w:tcBorders/>
            <w:shd w:color="auto" w:fill="auto" w:val="clear"/>
            <w:vAlign w:val="center"/>
          </w:tcPr>
          <w:p>
            <w:pPr>
              <w:pStyle w:val="TableContents"/>
              <w:spacing w:before="0" w:after="283"/>
              <w:rPr/>
            </w:pPr>
            <w:r>
              <w:rPr/>
              <w:t xml:space="preserve">6qtel_1-500K_1_12_12_rc </w:t>
            </w:r>
            <w:bookmarkStart w:id="755" w:name="TBL-5-4-2"/>
            <w:bookmarkEnd w:id="755"/>
          </w:p>
        </w:tc>
        <w:tc>
          <w:tcPr>
            <w:tcW w:w="1436" w:type="dxa"/>
            <w:tcBorders/>
            <w:shd w:color="auto" w:fill="auto" w:val="clear"/>
            <w:vAlign w:val="center"/>
          </w:tcPr>
          <w:p>
            <w:pPr>
              <w:pStyle w:val="TableContents"/>
              <w:spacing w:before="0" w:after="283"/>
              <w:rPr/>
            </w:pPr>
            <w:r>
              <w:rPr/>
              <w:t xml:space="preserve">1 </w:t>
            </w:r>
            <w:bookmarkStart w:id="756" w:name="TBL-5-4-3"/>
            <w:bookmarkEnd w:id="756"/>
          </w:p>
        </w:tc>
        <w:tc>
          <w:tcPr>
            <w:tcW w:w="2250" w:type="dxa"/>
            <w:tcBorders/>
            <w:shd w:color="auto" w:fill="auto" w:val="clear"/>
            <w:vAlign w:val="center"/>
          </w:tcPr>
          <w:p>
            <w:pPr>
              <w:pStyle w:val="TableContents"/>
              <w:spacing w:before="0" w:after="283"/>
              <w:rPr/>
            </w:pPr>
            <w:r>
              <w:rPr/>
              <w:t xml:space="preserve">8 </w:t>
            </w:r>
            <w:bookmarkStart w:id="757" w:name="TBL-5-4-4"/>
            <w:bookmarkEnd w:id="757"/>
          </w:p>
        </w:tc>
        <w:tc>
          <w:tcPr>
            <w:tcW w:w="2249" w:type="dxa"/>
            <w:tcBorders/>
            <w:shd w:color="auto" w:fill="auto" w:val="clear"/>
            <w:vAlign w:val="center"/>
          </w:tcPr>
          <w:p>
            <w:pPr>
              <w:pStyle w:val="TableContents"/>
              <w:spacing w:before="0" w:after="283"/>
              <w:rPr/>
            </w:pPr>
            <w:r>
              <w:rPr/>
              <w:t xml:space="preserve">12 </w:t>
            </w:r>
            <w:bookmarkStart w:id="758" w:name="TBL-5-5-1"/>
            <w:bookmarkStart w:id="759" w:name="TBL-5-5-"/>
            <w:bookmarkEnd w:id="758"/>
            <w:bookmarkEnd w:id="759"/>
          </w:p>
        </w:tc>
      </w:tr>
      <w:tr>
        <w:trPr/>
        <w:tc>
          <w:tcPr>
            <w:tcW w:w="3064" w:type="dxa"/>
            <w:tcBorders/>
            <w:shd w:color="auto" w:fill="auto" w:val="clear"/>
            <w:vAlign w:val="center"/>
          </w:tcPr>
          <w:p>
            <w:pPr>
              <w:pStyle w:val="TableContents"/>
              <w:spacing w:before="0" w:after="283"/>
              <w:rPr/>
            </w:pPr>
            <w:r>
              <w:rPr/>
              <w:t xml:space="preserve">6qtel_1-500K_1_12_12_rc </w:t>
            </w:r>
            <w:bookmarkStart w:id="760" w:name="TBL-5-5-2"/>
            <w:bookmarkEnd w:id="760"/>
          </w:p>
        </w:tc>
        <w:tc>
          <w:tcPr>
            <w:tcW w:w="1436" w:type="dxa"/>
            <w:tcBorders/>
            <w:shd w:color="auto" w:fill="auto" w:val="clear"/>
            <w:vAlign w:val="center"/>
          </w:tcPr>
          <w:p>
            <w:pPr>
              <w:pStyle w:val="TableContents"/>
              <w:spacing w:before="0" w:after="283"/>
              <w:rPr/>
            </w:pPr>
            <w:r>
              <w:rPr/>
              <w:t xml:space="preserve">2 </w:t>
            </w:r>
            <w:bookmarkStart w:id="761" w:name="TBL-5-5-3"/>
            <w:bookmarkEnd w:id="761"/>
          </w:p>
        </w:tc>
        <w:tc>
          <w:tcPr>
            <w:tcW w:w="2250" w:type="dxa"/>
            <w:tcBorders/>
            <w:shd w:color="auto" w:fill="auto" w:val="clear"/>
            <w:vAlign w:val="center"/>
          </w:tcPr>
          <w:p>
            <w:pPr>
              <w:pStyle w:val="TableContents"/>
              <w:spacing w:before="0" w:after="283"/>
              <w:rPr/>
            </w:pPr>
            <w:r>
              <w:rPr/>
              <w:t xml:space="preserve">18 </w:t>
            </w:r>
            <w:bookmarkStart w:id="762" w:name="TBL-5-5-4"/>
            <w:bookmarkEnd w:id="762"/>
          </w:p>
        </w:tc>
        <w:tc>
          <w:tcPr>
            <w:tcW w:w="2249" w:type="dxa"/>
            <w:tcBorders/>
            <w:shd w:color="auto" w:fill="auto" w:val="clear"/>
            <w:vAlign w:val="center"/>
          </w:tcPr>
          <w:p>
            <w:pPr>
              <w:pStyle w:val="TableContents"/>
              <w:spacing w:before="0" w:after="283"/>
              <w:rPr/>
            </w:pPr>
            <w:r>
              <w:rPr/>
              <w:t xml:space="preserve">10 </w:t>
            </w:r>
            <w:bookmarkStart w:id="763" w:name="TBL-5-6-1"/>
            <w:bookmarkStart w:id="764" w:name="TBL-5-6-"/>
            <w:bookmarkEnd w:id="763"/>
            <w:bookmarkEnd w:id="764"/>
          </w:p>
        </w:tc>
      </w:tr>
      <w:tr>
        <w:trPr/>
        <w:tc>
          <w:tcPr>
            <w:tcW w:w="3064" w:type="dxa"/>
            <w:tcBorders/>
            <w:shd w:color="auto" w:fill="auto" w:val="clear"/>
            <w:vAlign w:val="center"/>
          </w:tcPr>
          <w:p>
            <w:pPr>
              <w:pStyle w:val="TableContents"/>
              <w:spacing w:before="0" w:after="283"/>
              <w:rPr/>
            </w:pPr>
            <w:r>
              <w:rPr/>
              <w:t xml:space="preserve">chr7 </w:t>
            </w:r>
            <w:bookmarkStart w:id="765" w:name="TBL-5-6-2"/>
            <w:bookmarkEnd w:id="765"/>
          </w:p>
        </w:tc>
        <w:tc>
          <w:tcPr>
            <w:tcW w:w="1436" w:type="dxa"/>
            <w:tcBorders/>
            <w:shd w:color="auto" w:fill="auto" w:val="clear"/>
            <w:vAlign w:val="center"/>
          </w:tcPr>
          <w:p>
            <w:pPr>
              <w:pStyle w:val="TableContents"/>
              <w:spacing w:before="0" w:after="283"/>
              <w:rPr/>
            </w:pPr>
            <w:r>
              <w:rPr/>
              <w:t xml:space="preserve">1 </w:t>
            </w:r>
            <w:bookmarkStart w:id="766" w:name="TBL-5-6-3"/>
            <w:bookmarkEnd w:id="766"/>
          </w:p>
        </w:tc>
        <w:tc>
          <w:tcPr>
            <w:tcW w:w="2250" w:type="dxa"/>
            <w:tcBorders/>
            <w:shd w:color="auto" w:fill="auto" w:val="clear"/>
            <w:vAlign w:val="center"/>
          </w:tcPr>
          <w:p>
            <w:pPr>
              <w:pStyle w:val="TableContents"/>
              <w:spacing w:before="0" w:after="283"/>
              <w:rPr/>
            </w:pPr>
            <w:r>
              <w:rPr/>
              <w:t xml:space="preserve">9 </w:t>
            </w:r>
            <w:bookmarkStart w:id="767" w:name="TBL-5-6-4"/>
            <w:bookmarkEnd w:id="767"/>
          </w:p>
        </w:tc>
        <w:tc>
          <w:tcPr>
            <w:tcW w:w="2249" w:type="dxa"/>
            <w:tcBorders/>
            <w:shd w:color="auto" w:fill="auto" w:val="clear"/>
            <w:vAlign w:val="center"/>
          </w:tcPr>
          <w:p>
            <w:pPr>
              <w:pStyle w:val="TableContents"/>
              <w:spacing w:before="0" w:after="283"/>
              <w:rPr/>
            </w:pPr>
            <w:r>
              <w:rPr/>
              <w:t xml:space="preserve">8 </w:t>
            </w:r>
            <w:bookmarkStart w:id="768" w:name="TBL-5-7-"/>
            <w:bookmarkStart w:id="769" w:name="TBL-5-7-1"/>
            <w:bookmarkEnd w:id="768"/>
            <w:bookmarkEnd w:id="769"/>
          </w:p>
        </w:tc>
      </w:tr>
      <w:tr>
        <w:trPr/>
        <w:tc>
          <w:tcPr>
            <w:tcW w:w="3064" w:type="dxa"/>
            <w:tcBorders/>
            <w:shd w:color="auto" w:fill="auto" w:val="clear"/>
            <w:vAlign w:val="center"/>
          </w:tcPr>
          <w:p>
            <w:pPr>
              <w:pStyle w:val="TableContents"/>
              <w:spacing w:before="0" w:after="283"/>
              <w:rPr/>
            </w:pPr>
            <w:r>
              <w:rPr/>
              <w:t xml:space="preserve">chr7 </w:t>
            </w:r>
            <w:bookmarkStart w:id="770" w:name="TBL-5-7-2"/>
            <w:bookmarkEnd w:id="770"/>
          </w:p>
        </w:tc>
        <w:tc>
          <w:tcPr>
            <w:tcW w:w="1436" w:type="dxa"/>
            <w:tcBorders/>
            <w:shd w:color="auto" w:fill="auto" w:val="clear"/>
            <w:vAlign w:val="center"/>
          </w:tcPr>
          <w:p>
            <w:pPr>
              <w:pStyle w:val="TableContents"/>
              <w:spacing w:before="0" w:after="283"/>
              <w:rPr/>
            </w:pPr>
            <w:r>
              <w:rPr/>
              <w:t xml:space="preserve">2 </w:t>
            </w:r>
            <w:bookmarkStart w:id="771" w:name="TBL-5-7-3"/>
            <w:bookmarkEnd w:id="771"/>
          </w:p>
        </w:tc>
        <w:tc>
          <w:tcPr>
            <w:tcW w:w="2250" w:type="dxa"/>
            <w:tcBorders/>
            <w:shd w:color="auto" w:fill="auto" w:val="clear"/>
            <w:vAlign w:val="center"/>
          </w:tcPr>
          <w:p>
            <w:pPr>
              <w:pStyle w:val="TableContents"/>
              <w:spacing w:before="0" w:after="283"/>
              <w:rPr/>
            </w:pPr>
            <w:r>
              <w:rPr/>
              <w:t xml:space="preserve">7 </w:t>
            </w:r>
            <w:bookmarkStart w:id="772" w:name="TBL-5-7-4"/>
            <w:bookmarkEnd w:id="772"/>
          </w:p>
        </w:tc>
        <w:tc>
          <w:tcPr>
            <w:tcW w:w="2249" w:type="dxa"/>
            <w:tcBorders/>
            <w:shd w:color="auto" w:fill="auto" w:val="clear"/>
            <w:vAlign w:val="center"/>
          </w:tcPr>
          <w:p>
            <w:pPr>
              <w:pStyle w:val="TableContents"/>
              <w:spacing w:before="0" w:after="283"/>
              <w:rPr/>
            </w:pPr>
            <w:r>
              <w:rPr/>
              <w:t>8</w:t>
            </w:r>
            <w:bookmarkStart w:id="773" w:name="TBL-5-8-"/>
            <w:bookmarkStart w:id="774" w:name="TBL-5-8-1"/>
            <w:bookmarkEnd w:id="773"/>
            <w:bookmarkEnd w:id="774"/>
          </w:p>
        </w:tc>
      </w:tr>
      <w:tr>
        <w:trPr/>
        <w:tc>
          <w:tcPr>
            <w:tcW w:w="3064" w:type="dxa"/>
            <w:tcBorders/>
            <w:shd w:color="auto" w:fill="auto" w:val="clear"/>
            <w:vAlign w:val="center"/>
          </w:tcPr>
          <w:p>
            <w:pPr>
              <w:pStyle w:val="TableContents"/>
              <w:spacing w:before="0" w:after="283"/>
              <w:rPr/>
            </w:pPr>
            <w:r>
              <w:rPr/>
              <w:t xml:space="preserve">chr8 </w:t>
            </w:r>
            <w:bookmarkStart w:id="775" w:name="TBL-5-8-2"/>
            <w:bookmarkEnd w:id="775"/>
          </w:p>
        </w:tc>
        <w:tc>
          <w:tcPr>
            <w:tcW w:w="1436" w:type="dxa"/>
            <w:tcBorders/>
            <w:shd w:color="auto" w:fill="auto" w:val="clear"/>
            <w:vAlign w:val="center"/>
          </w:tcPr>
          <w:p>
            <w:pPr>
              <w:pStyle w:val="TableContents"/>
              <w:spacing w:before="0" w:after="283"/>
              <w:rPr/>
            </w:pPr>
            <w:r>
              <w:rPr/>
              <w:t xml:space="preserve">1 </w:t>
            </w:r>
            <w:bookmarkStart w:id="776" w:name="TBL-5-8-3"/>
            <w:bookmarkEnd w:id="776"/>
          </w:p>
        </w:tc>
        <w:tc>
          <w:tcPr>
            <w:tcW w:w="2250" w:type="dxa"/>
            <w:tcBorders/>
            <w:shd w:color="auto" w:fill="auto" w:val="clear"/>
            <w:vAlign w:val="center"/>
          </w:tcPr>
          <w:p>
            <w:pPr>
              <w:pStyle w:val="TableContents"/>
              <w:spacing w:before="0" w:after="283"/>
              <w:rPr/>
            </w:pPr>
            <w:r>
              <w:rPr/>
              <w:t xml:space="preserve">8 </w:t>
            </w:r>
            <w:bookmarkStart w:id="777" w:name="TBL-5-8-4"/>
            <w:bookmarkEnd w:id="777"/>
          </w:p>
        </w:tc>
        <w:tc>
          <w:tcPr>
            <w:tcW w:w="2249" w:type="dxa"/>
            <w:tcBorders/>
            <w:shd w:color="auto" w:fill="auto" w:val="clear"/>
            <w:vAlign w:val="center"/>
          </w:tcPr>
          <w:p>
            <w:pPr>
              <w:pStyle w:val="TableContents"/>
              <w:spacing w:before="0" w:after="283"/>
              <w:rPr/>
            </w:pPr>
            <w:r>
              <w:rPr/>
              <w:t xml:space="preserve">6 </w:t>
            </w:r>
            <w:bookmarkStart w:id="778" w:name="TBL-5-9-1"/>
            <w:bookmarkStart w:id="779" w:name="TBL-5-9-"/>
            <w:bookmarkEnd w:id="778"/>
            <w:bookmarkEnd w:id="779"/>
          </w:p>
        </w:tc>
      </w:tr>
      <w:tr>
        <w:trPr/>
        <w:tc>
          <w:tcPr>
            <w:tcW w:w="3064" w:type="dxa"/>
            <w:tcBorders/>
            <w:shd w:color="auto" w:fill="auto" w:val="clear"/>
            <w:vAlign w:val="center"/>
          </w:tcPr>
          <w:p>
            <w:pPr>
              <w:pStyle w:val="TableContents"/>
              <w:spacing w:before="0" w:after="283"/>
              <w:rPr/>
            </w:pPr>
            <w:r>
              <w:rPr/>
              <w:t xml:space="preserve">chr8 </w:t>
            </w:r>
            <w:bookmarkStart w:id="780" w:name="TBL-5-9-2"/>
            <w:bookmarkEnd w:id="780"/>
          </w:p>
        </w:tc>
        <w:tc>
          <w:tcPr>
            <w:tcW w:w="1436" w:type="dxa"/>
            <w:tcBorders/>
            <w:shd w:color="auto" w:fill="auto" w:val="clear"/>
            <w:vAlign w:val="center"/>
          </w:tcPr>
          <w:p>
            <w:pPr>
              <w:pStyle w:val="TableContents"/>
              <w:spacing w:before="0" w:after="283"/>
              <w:rPr/>
            </w:pPr>
            <w:r>
              <w:rPr/>
              <w:t xml:space="preserve">2 </w:t>
            </w:r>
            <w:bookmarkStart w:id="781" w:name="TBL-5-9-3"/>
            <w:bookmarkEnd w:id="781"/>
          </w:p>
        </w:tc>
        <w:tc>
          <w:tcPr>
            <w:tcW w:w="2250" w:type="dxa"/>
            <w:tcBorders/>
            <w:shd w:color="auto" w:fill="auto" w:val="clear"/>
            <w:vAlign w:val="center"/>
          </w:tcPr>
          <w:p>
            <w:pPr>
              <w:pStyle w:val="TableContents"/>
              <w:spacing w:before="0" w:after="283"/>
              <w:rPr/>
            </w:pPr>
            <w:r>
              <w:rPr/>
              <w:t xml:space="preserve">9 </w:t>
            </w:r>
            <w:bookmarkStart w:id="782" w:name="TBL-5-9-4"/>
            <w:bookmarkEnd w:id="782"/>
          </w:p>
        </w:tc>
        <w:tc>
          <w:tcPr>
            <w:tcW w:w="2249" w:type="dxa"/>
            <w:tcBorders/>
            <w:shd w:color="auto" w:fill="auto" w:val="clear"/>
            <w:vAlign w:val="center"/>
          </w:tcPr>
          <w:p>
            <w:pPr>
              <w:pStyle w:val="TableContents"/>
              <w:spacing w:before="0" w:after="283"/>
              <w:rPr/>
            </w:pPr>
            <w:r>
              <w:rPr/>
              <w:t>8</w:t>
            </w:r>
            <w:bookmarkStart w:id="783" w:name="TBL-5-10-"/>
            <w:bookmarkStart w:id="784" w:name="TBL-5-10-1"/>
            <w:bookmarkEnd w:id="783"/>
            <w:bookmarkEnd w:id="784"/>
          </w:p>
        </w:tc>
      </w:tr>
      <w:tr>
        <w:trPr/>
        <w:tc>
          <w:tcPr>
            <w:tcW w:w="3064" w:type="dxa"/>
            <w:tcBorders/>
            <w:shd w:color="auto" w:fill="auto" w:val="clear"/>
            <w:vAlign w:val="center"/>
          </w:tcPr>
          <w:p>
            <w:pPr>
              <w:pStyle w:val="TableContents"/>
              <w:spacing w:before="0" w:after="283"/>
              <w:rPr/>
            </w:pPr>
            <w:r>
              <w:rPr/>
              <w:t xml:space="preserve">chr11 </w:t>
            </w:r>
            <w:bookmarkStart w:id="785" w:name="TBL-5-10-2"/>
            <w:bookmarkEnd w:id="785"/>
          </w:p>
        </w:tc>
        <w:tc>
          <w:tcPr>
            <w:tcW w:w="1436" w:type="dxa"/>
            <w:tcBorders/>
            <w:shd w:color="auto" w:fill="auto" w:val="clear"/>
            <w:vAlign w:val="center"/>
          </w:tcPr>
          <w:p>
            <w:pPr>
              <w:pStyle w:val="TableContents"/>
              <w:spacing w:before="0" w:after="283"/>
              <w:rPr/>
            </w:pPr>
            <w:r>
              <w:rPr/>
              <w:t xml:space="preserve">1 </w:t>
            </w:r>
            <w:bookmarkStart w:id="786" w:name="TBL-5-10-3"/>
            <w:bookmarkEnd w:id="786"/>
          </w:p>
        </w:tc>
        <w:tc>
          <w:tcPr>
            <w:tcW w:w="2250" w:type="dxa"/>
            <w:tcBorders/>
            <w:shd w:color="auto" w:fill="auto" w:val="clear"/>
            <w:vAlign w:val="center"/>
          </w:tcPr>
          <w:p>
            <w:pPr>
              <w:pStyle w:val="TableContents"/>
              <w:spacing w:before="0" w:after="283"/>
              <w:rPr/>
            </w:pPr>
            <w:r>
              <w:rPr/>
              <w:t xml:space="preserve">5 </w:t>
            </w:r>
            <w:bookmarkStart w:id="787" w:name="TBL-5-10-4"/>
            <w:bookmarkEnd w:id="787"/>
          </w:p>
        </w:tc>
        <w:tc>
          <w:tcPr>
            <w:tcW w:w="2249" w:type="dxa"/>
            <w:tcBorders/>
            <w:shd w:color="auto" w:fill="auto" w:val="clear"/>
            <w:vAlign w:val="center"/>
          </w:tcPr>
          <w:p>
            <w:pPr>
              <w:pStyle w:val="TableContents"/>
              <w:spacing w:before="0" w:after="283"/>
              <w:rPr/>
            </w:pPr>
            <w:r>
              <w:rPr/>
              <w:t xml:space="preserve">11 </w:t>
            </w:r>
            <w:bookmarkStart w:id="788" w:name="TBL-5-11-"/>
            <w:bookmarkStart w:id="789" w:name="TBL-5-11-1"/>
            <w:bookmarkEnd w:id="788"/>
            <w:bookmarkEnd w:id="789"/>
          </w:p>
        </w:tc>
      </w:tr>
      <w:tr>
        <w:trPr/>
        <w:tc>
          <w:tcPr>
            <w:tcW w:w="3064" w:type="dxa"/>
            <w:tcBorders/>
            <w:shd w:color="auto" w:fill="auto" w:val="clear"/>
            <w:vAlign w:val="center"/>
          </w:tcPr>
          <w:p>
            <w:pPr>
              <w:pStyle w:val="TableContents"/>
              <w:spacing w:before="0" w:after="283"/>
              <w:rPr/>
            </w:pPr>
            <w:r>
              <w:rPr/>
              <w:t xml:space="preserve">chr11 </w:t>
            </w:r>
            <w:bookmarkStart w:id="790" w:name="TBL-5-11-2"/>
            <w:bookmarkEnd w:id="790"/>
          </w:p>
        </w:tc>
        <w:tc>
          <w:tcPr>
            <w:tcW w:w="1436" w:type="dxa"/>
            <w:tcBorders/>
            <w:shd w:color="auto" w:fill="auto" w:val="clear"/>
            <w:vAlign w:val="center"/>
          </w:tcPr>
          <w:p>
            <w:pPr>
              <w:pStyle w:val="TableContents"/>
              <w:spacing w:before="0" w:after="283"/>
              <w:rPr/>
            </w:pPr>
            <w:r>
              <w:rPr/>
              <w:t xml:space="preserve">2 </w:t>
            </w:r>
            <w:bookmarkStart w:id="791" w:name="TBL-5-11-3"/>
            <w:bookmarkEnd w:id="791"/>
          </w:p>
        </w:tc>
        <w:tc>
          <w:tcPr>
            <w:tcW w:w="2250" w:type="dxa"/>
            <w:tcBorders/>
            <w:shd w:color="auto" w:fill="auto" w:val="clear"/>
            <w:vAlign w:val="center"/>
          </w:tcPr>
          <w:p>
            <w:pPr>
              <w:pStyle w:val="TableContents"/>
              <w:spacing w:before="0" w:after="283"/>
              <w:rPr/>
            </w:pPr>
            <w:r>
              <w:rPr/>
              <w:t xml:space="preserve">8 </w:t>
            </w:r>
            <w:bookmarkStart w:id="792" w:name="TBL-5-11-4"/>
            <w:bookmarkEnd w:id="792"/>
          </w:p>
        </w:tc>
        <w:tc>
          <w:tcPr>
            <w:tcW w:w="2249" w:type="dxa"/>
            <w:tcBorders/>
            <w:shd w:color="auto" w:fill="auto" w:val="clear"/>
            <w:vAlign w:val="center"/>
          </w:tcPr>
          <w:p>
            <w:pPr>
              <w:pStyle w:val="TableContents"/>
              <w:spacing w:before="0" w:after="283"/>
              <w:rPr/>
            </w:pPr>
            <w:r>
              <w:rPr/>
              <w:t>7</w:t>
            </w:r>
            <w:bookmarkStart w:id="793" w:name="TBL-5-12-1"/>
            <w:bookmarkStart w:id="794" w:name="TBL-5-12-"/>
            <w:bookmarkEnd w:id="793"/>
            <w:bookmarkEnd w:id="794"/>
          </w:p>
        </w:tc>
      </w:tr>
      <w:tr>
        <w:trPr/>
        <w:tc>
          <w:tcPr>
            <w:tcW w:w="3064" w:type="dxa"/>
            <w:tcBorders/>
            <w:shd w:color="auto" w:fill="auto" w:val="clear"/>
            <w:vAlign w:val="center"/>
          </w:tcPr>
          <w:p>
            <w:pPr>
              <w:pStyle w:val="TableContents"/>
              <w:spacing w:before="0" w:after="283"/>
              <w:rPr/>
            </w:pPr>
            <w:r>
              <w:rPr/>
              <w:t xml:space="preserve">chr12 </w:t>
            </w:r>
            <w:bookmarkStart w:id="795" w:name="TBL-5-12-2"/>
            <w:bookmarkEnd w:id="795"/>
          </w:p>
        </w:tc>
        <w:tc>
          <w:tcPr>
            <w:tcW w:w="1436" w:type="dxa"/>
            <w:tcBorders/>
            <w:shd w:color="auto" w:fill="auto" w:val="clear"/>
            <w:vAlign w:val="center"/>
          </w:tcPr>
          <w:p>
            <w:pPr>
              <w:pStyle w:val="TableContents"/>
              <w:spacing w:before="0" w:after="283"/>
              <w:rPr/>
            </w:pPr>
            <w:r>
              <w:rPr/>
              <w:t xml:space="preserve">1 </w:t>
            </w:r>
            <w:bookmarkStart w:id="796" w:name="TBL-5-12-3"/>
            <w:bookmarkEnd w:id="796"/>
          </w:p>
        </w:tc>
        <w:tc>
          <w:tcPr>
            <w:tcW w:w="2250" w:type="dxa"/>
            <w:tcBorders/>
            <w:shd w:color="auto" w:fill="auto" w:val="clear"/>
            <w:vAlign w:val="center"/>
          </w:tcPr>
          <w:p>
            <w:pPr>
              <w:pStyle w:val="TableContents"/>
              <w:spacing w:before="0" w:after="283"/>
              <w:rPr/>
            </w:pPr>
            <w:r>
              <w:rPr/>
              <w:t xml:space="preserve">9 </w:t>
            </w:r>
            <w:bookmarkStart w:id="797" w:name="TBL-5-12-4"/>
            <w:bookmarkEnd w:id="797"/>
          </w:p>
        </w:tc>
        <w:tc>
          <w:tcPr>
            <w:tcW w:w="2249" w:type="dxa"/>
            <w:tcBorders/>
            <w:shd w:color="auto" w:fill="auto" w:val="clear"/>
            <w:vAlign w:val="center"/>
          </w:tcPr>
          <w:p>
            <w:pPr>
              <w:pStyle w:val="TableContents"/>
              <w:spacing w:before="0" w:after="283"/>
              <w:rPr/>
            </w:pPr>
            <w:r>
              <w:rPr/>
              <w:t xml:space="preserve">9 </w:t>
            </w:r>
            <w:bookmarkStart w:id="798" w:name="TBL-5-13-"/>
            <w:bookmarkStart w:id="799" w:name="TBL-5-13-1"/>
            <w:bookmarkEnd w:id="798"/>
            <w:bookmarkEnd w:id="799"/>
          </w:p>
        </w:tc>
      </w:tr>
      <w:tr>
        <w:trPr/>
        <w:tc>
          <w:tcPr>
            <w:tcW w:w="3064" w:type="dxa"/>
            <w:tcBorders/>
            <w:shd w:color="auto" w:fill="auto" w:val="clear"/>
            <w:vAlign w:val="center"/>
          </w:tcPr>
          <w:p>
            <w:pPr>
              <w:pStyle w:val="TableContents"/>
              <w:spacing w:before="0" w:after="283"/>
              <w:rPr/>
            </w:pPr>
            <w:r>
              <w:rPr/>
              <w:t xml:space="preserve">chr12 </w:t>
            </w:r>
            <w:bookmarkStart w:id="800" w:name="TBL-5-13-2"/>
            <w:bookmarkEnd w:id="800"/>
          </w:p>
        </w:tc>
        <w:tc>
          <w:tcPr>
            <w:tcW w:w="1436" w:type="dxa"/>
            <w:tcBorders/>
            <w:shd w:color="auto" w:fill="auto" w:val="clear"/>
            <w:vAlign w:val="center"/>
          </w:tcPr>
          <w:p>
            <w:pPr>
              <w:pStyle w:val="TableContents"/>
              <w:spacing w:before="0" w:after="283"/>
              <w:rPr/>
            </w:pPr>
            <w:r>
              <w:rPr/>
              <w:t xml:space="preserve">2 </w:t>
            </w:r>
            <w:bookmarkStart w:id="801" w:name="TBL-5-13-3"/>
            <w:bookmarkEnd w:id="801"/>
          </w:p>
        </w:tc>
        <w:tc>
          <w:tcPr>
            <w:tcW w:w="2250" w:type="dxa"/>
            <w:tcBorders/>
            <w:shd w:color="auto" w:fill="auto" w:val="clear"/>
            <w:vAlign w:val="center"/>
          </w:tcPr>
          <w:p>
            <w:pPr>
              <w:pStyle w:val="TableContents"/>
              <w:spacing w:before="0" w:after="283"/>
              <w:rPr/>
            </w:pPr>
            <w:r>
              <w:rPr/>
              <w:t xml:space="preserve">6 </w:t>
            </w:r>
            <w:bookmarkStart w:id="802" w:name="TBL-5-13-4"/>
            <w:bookmarkEnd w:id="802"/>
          </w:p>
        </w:tc>
        <w:tc>
          <w:tcPr>
            <w:tcW w:w="2249" w:type="dxa"/>
            <w:tcBorders/>
            <w:shd w:color="auto" w:fill="auto" w:val="clear"/>
            <w:vAlign w:val="center"/>
          </w:tcPr>
          <w:p>
            <w:pPr>
              <w:pStyle w:val="TableContents"/>
              <w:spacing w:before="0" w:after="283"/>
              <w:rPr/>
            </w:pPr>
            <w:r>
              <w:rPr/>
              <w:t>3</w:t>
            </w:r>
            <w:bookmarkStart w:id="803" w:name="TBL-5-14-"/>
            <w:bookmarkStart w:id="804" w:name="TBL-5-14-1"/>
            <w:bookmarkEnd w:id="803"/>
            <w:bookmarkEnd w:id="804"/>
          </w:p>
        </w:tc>
      </w:tr>
      <w:tr>
        <w:trPr/>
        <w:tc>
          <w:tcPr>
            <w:tcW w:w="3064" w:type="dxa"/>
            <w:tcBorders/>
            <w:shd w:color="auto" w:fill="auto" w:val="clear"/>
            <w:vAlign w:val="center"/>
          </w:tcPr>
          <w:p>
            <w:pPr>
              <w:pStyle w:val="TableContents"/>
              <w:spacing w:before="0" w:after="283"/>
              <w:rPr/>
            </w:pPr>
            <w:r>
              <w:rPr/>
              <w:t>14qtel_1-500K_1_12_12_rc</w:t>
            </w:r>
            <w:bookmarkStart w:id="805" w:name="TBL-5-14-2"/>
            <w:bookmarkEnd w:id="805"/>
          </w:p>
        </w:tc>
        <w:tc>
          <w:tcPr>
            <w:tcW w:w="1436" w:type="dxa"/>
            <w:tcBorders/>
            <w:shd w:color="auto" w:fill="auto" w:val="clear"/>
            <w:vAlign w:val="center"/>
          </w:tcPr>
          <w:p>
            <w:pPr>
              <w:pStyle w:val="TableContents"/>
              <w:spacing w:before="0" w:after="283"/>
              <w:rPr/>
            </w:pPr>
            <w:r>
              <w:rPr/>
              <w:t xml:space="preserve">1 </w:t>
            </w:r>
            <w:bookmarkStart w:id="806" w:name="TBL-5-14-3"/>
            <w:bookmarkEnd w:id="806"/>
          </w:p>
        </w:tc>
        <w:tc>
          <w:tcPr>
            <w:tcW w:w="2250" w:type="dxa"/>
            <w:tcBorders/>
            <w:shd w:color="auto" w:fill="auto" w:val="clear"/>
            <w:vAlign w:val="center"/>
          </w:tcPr>
          <w:p>
            <w:pPr>
              <w:pStyle w:val="TableContents"/>
              <w:spacing w:before="0" w:after="283"/>
              <w:rPr/>
            </w:pPr>
            <w:r>
              <w:rPr/>
              <w:t xml:space="preserve">3 </w:t>
            </w:r>
            <w:bookmarkStart w:id="807" w:name="TBL-5-14-4"/>
            <w:bookmarkEnd w:id="807"/>
          </w:p>
        </w:tc>
        <w:tc>
          <w:tcPr>
            <w:tcW w:w="2249" w:type="dxa"/>
            <w:tcBorders/>
            <w:shd w:color="auto" w:fill="auto" w:val="clear"/>
            <w:vAlign w:val="center"/>
          </w:tcPr>
          <w:p>
            <w:pPr>
              <w:pStyle w:val="TableContents"/>
              <w:spacing w:before="0" w:after="283"/>
              <w:rPr/>
            </w:pPr>
            <w:r>
              <w:rPr/>
              <w:t xml:space="preserve">8 </w:t>
            </w:r>
            <w:bookmarkStart w:id="808" w:name="TBL-5-15-1"/>
            <w:bookmarkStart w:id="809" w:name="TBL-5-15-"/>
            <w:bookmarkEnd w:id="808"/>
            <w:bookmarkEnd w:id="809"/>
          </w:p>
        </w:tc>
      </w:tr>
      <w:tr>
        <w:trPr/>
        <w:tc>
          <w:tcPr>
            <w:tcW w:w="3064" w:type="dxa"/>
            <w:tcBorders/>
            <w:shd w:color="auto" w:fill="auto" w:val="clear"/>
            <w:vAlign w:val="center"/>
          </w:tcPr>
          <w:p>
            <w:pPr>
              <w:pStyle w:val="TableContents"/>
              <w:spacing w:before="0" w:after="283"/>
              <w:rPr/>
            </w:pPr>
            <w:r>
              <w:rPr/>
              <w:t>14qtel_1-500K_1_12_12_rc</w:t>
            </w:r>
            <w:bookmarkStart w:id="810" w:name="TBL-5-15-2"/>
            <w:bookmarkEnd w:id="810"/>
          </w:p>
        </w:tc>
        <w:tc>
          <w:tcPr>
            <w:tcW w:w="1436" w:type="dxa"/>
            <w:tcBorders/>
            <w:shd w:color="auto" w:fill="auto" w:val="clear"/>
            <w:vAlign w:val="center"/>
          </w:tcPr>
          <w:p>
            <w:pPr>
              <w:pStyle w:val="TableContents"/>
              <w:spacing w:before="0" w:after="283"/>
              <w:rPr/>
            </w:pPr>
            <w:r>
              <w:rPr/>
              <w:t xml:space="preserve">2 </w:t>
            </w:r>
            <w:bookmarkStart w:id="811" w:name="TBL-5-15-3"/>
            <w:bookmarkEnd w:id="811"/>
          </w:p>
        </w:tc>
        <w:tc>
          <w:tcPr>
            <w:tcW w:w="2250" w:type="dxa"/>
            <w:tcBorders/>
            <w:shd w:color="auto" w:fill="auto" w:val="clear"/>
            <w:vAlign w:val="center"/>
          </w:tcPr>
          <w:p>
            <w:pPr>
              <w:pStyle w:val="TableContents"/>
              <w:spacing w:before="0" w:after="283"/>
              <w:rPr/>
            </w:pPr>
            <w:r>
              <w:rPr/>
              <w:t xml:space="preserve">5 </w:t>
            </w:r>
            <w:bookmarkStart w:id="812" w:name="TBL-5-15-4"/>
            <w:bookmarkEnd w:id="812"/>
          </w:p>
        </w:tc>
        <w:tc>
          <w:tcPr>
            <w:tcW w:w="2249" w:type="dxa"/>
            <w:tcBorders/>
            <w:shd w:color="auto" w:fill="auto" w:val="clear"/>
            <w:vAlign w:val="center"/>
          </w:tcPr>
          <w:p>
            <w:pPr>
              <w:pStyle w:val="TableContents"/>
              <w:spacing w:before="0" w:after="283"/>
              <w:rPr/>
            </w:pPr>
            <w:r>
              <w:rPr/>
              <w:t xml:space="preserve">10 </w:t>
            </w:r>
            <w:bookmarkStart w:id="813" w:name="TBL-5-16-"/>
            <w:bookmarkStart w:id="814" w:name="TBL-5-16-1"/>
            <w:bookmarkEnd w:id="813"/>
            <w:bookmarkEnd w:id="814"/>
          </w:p>
        </w:tc>
      </w:tr>
      <w:tr>
        <w:trPr/>
        <w:tc>
          <w:tcPr>
            <w:tcW w:w="3064" w:type="dxa"/>
            <w:tcBorders/>
            <w:shd w:color="auto" w:fill="auto" w:val="clear"/>
            <w:vAlign w:val="center"/>
          </w:tcPr>
          <w:p>
            <w:pPr>
              <w:pStyle w:val="TableContents"/>
              <w:spacing w:before="0" w:after="283"/>
              <w:rPr/>
            </w:pPr>
            <w:r>
              <w:rPr/>
              <w:t xml:space="preserve">chr15 </w:t>
            </w:r>
            <w:bookmarkStart w:id="815" w:name="TBL-5-16-2"/>
            <w:bookmarkEnd w:id="815"/>
          </w:p>
        </w:tc>
        <w:tc>
          <w:tcPr>
            <w:tcW w:w="1436" w:type="dxa"/>
            <w:tcBorders/>
            <w:shd w:color="auto" w:fill="auto" w:val="clear"/>
            <w:vAlign w:val="center"/>
          </w:tcPr>
          <w:p>
            <w:pPr>
              <w:pStyle w:val="TableContents"/>
              <w:spacing w:before="0" w:after="283"/>
              <w:rPr/>
            </w:pPr>
            <w:r>
              <w:rPr/>
              <w:t xml:space="preserve">1 </w:t>
            </w:r>
            <w:bookmarkStart w:id="816" w:name="TBL-5-16-3"/>
            <w:bookmarkEnd w:id="816"/>
          </w:p>
        </w:tc>
        <w:tc>
          <w:tcPr>
            <w:tcW w:w="2250" w:type="dxa"/>
            <w:tcBorders/>
            <w:shd w:color="auto" w:fill="auto" w:val="clear"/>
            <w:vAlign w:val="center"/>
          </w:tcPr>
          <w:p>
            <w:pPr>
              <w:pStyle w:val="TableContents"/>
              <w:spacing w:before="0" w:after="283"/>
              <w:rPr/>
            </w:pPr>
            <w:r>
              <w:rPr/>
              <w:t xml:space="preserve">6 </w:t>
            </w:r>
            <w:bookmarkStart w:id="817" w:name="TBL-5-16-4"/>
            <w:bookmarkEnd w:id="817"/>
          </w:p>
        </w:tc>
        <w:tc>
          <w:tcPr>
            <w:tcW w:w="2249" w:type="dxa"/>
            <w:tcBorders/>
            <w:shd w:color="auto" w:fill="auto" w:val="clear"/>
            <w:vAlign w:val="center"/>
          </w:tcPr>
          <w:p>
            <w:pPr>
              <w:pStyle w:val="TableContents"/>
              <w:spacing w:before="0" w:after="283"/>
              <w:rPr/>
            </w:pPr>
            <w:r>
              <w:rPr/>
              <w:t xml:space="preserve">0 </w:t>
            </w:r>
            <w:bookmarkStart w:id="818" w:name="TBL-5-17-"/>
            <w:bookmarkStart w:id="819" w:name="TBL-5-17-1"/>
            <w:bookmarkEnd w:id="818"/>
            <w:bookmarkEnd w:id="819"/>
          </w:p>
        </w:tc>
      </w:tr>
      <w:tr>
        <w:trPr/>
        <w:tc>
          <w:tcPr>
            <w:tcW w:w="3064" w:type="dxa"/>
            <w:tcBorders/>
            <w:shd w:color="auto" w:fill="auto" w:val="clear"/>
            <w:vAlign w:val="center"/>
          </w:tcPr>
          <w:p>
            <w:pPr>
              <w:pStyle w:val="TableContents"/>
              <w:spacing w:before="0" w:after="283"/>
              <w:rPr/>
            </w:pPr>
            <w:r>
              <w:rPr/>
              <w:t xml:space="preserve">chr15 </w:t>
            </w:r>
            <w:bookmarkStart w:id="820" w:name="TBL-5-17-2"/>
            <w:bookmarkEnd w:id="820"/>
          </w:p>
        </w:tc>
        <w:tc>
          <w:tcPr>
            <w:tcW w:w="1436" w:type="dxa"/>
            <w:tcBorders/>
            <w:shd w:color="auto" w:fill="auto" w:val="clear"/>
            <w:vAlign w:val="center"/>
          </w:tcPr>
          <w:p>
            <w:pPr>
              <w:pStyle w:val="TableContents"/>
              <w:spacing w:before="0" w:after="283"/>
              <w:rPr/>
            </w:pPr>
            <w:r>
              <w:rPr/>
              <w:t xml:space="preserve">2 </w:t>
            </w:r>
            <w:bookmarkStart w:id="821" w:name="TBL-5-17-3"/>
            <w:bookmarkEnd w:id="821"/>
          </w:p>
        </w:tc>
        <w:tc>
          <w:tcPr>
            <w:tcW w:w="2250" w:type="dxa"/>
            <w:tcBorders/>
            <w:shd w:color="auto" w:fill="auto" w:val="clear"/>
            <w:vAlign w:val="center"/>
          </w:tcPr>
          <w:p>
            <w:pPr>
              <w:pStyle w:val="TableContents"/>
              <w:spacing w:before="0" w:after="283"/>
              <w:rPr/>
            </w:pPr>
            <w:r>
              <w:rPr/>
              <w:t xml:space="preserve">4 </w:t>
            </w:r>
            <w:bookmarkStart w:id="822" w:name="TBL-5-17-4"/>
            <w:bookmarkEnd w:id="822"/>
          </w:p>
        </w:tc>
        <w:tc>
          <w:tcPr>
            <w:tcW w:w="2249" w:type="dxa"/>
            <w:tcBorders/>
            <w:shd w:color="auto" w:fill="auto" w:val="clear"/>
            <w:vAlign w:val="center"/>
          </w:tcPr>
          <w:p>
            <w:pPr>
              <w:pStyle w:val="TableContents"/>
              <w:spacing w:before="0" w:after="283"/>
              <w:rPr/>
            </w:pPr>
            <w:r>
              <w:rPr/>
              <w:t xml:space="preserve">11 </w:t>
            </w:r>
            <w:bookmarkStart w:id="823" w:name="TBL-5-18-"/>
            <w:bookmarkStart w:id="824" w:name="TBL-5-18-1"/>
            <w:bookmarkEnd w:id="823"/>
            <w:bookmarkEnd w:id="824"/>
          </w:p>
        </w:tc>
      </w:tr>
      <w:tr>
        <w:trPr/>
        <w:tc>
          <w:tcPr>
            <w:tcW w:w="3064" w:type="dxa"/>
            <w:tcBorders/>
            <w:shd w:color="auto" w:fill="auto" w:val="clear"/>
            <w:vAlign w:val="center"/>
          </w:tcPr>
          <w:p>
            <w:pPr>
              <w:pStyle w:val="TableContents"/>
              <w:spacing w:before="0" w:after="283"/>
              <w:rPr/>
            </w:pPr>
            <w:r>
              <w:rPr/>
              <w:t>18qtel_1-500K_1_12_12_rc</w:t>
            </w:r>
            <w:bookmarkStart w:id="825" w:name="TBL-5-18-2"/>
            <w:bookmarkEnd w:id="825"/>
          </w:p>
        </w:tc>
        <w:tc>
          <w:tcPr>
            <w:tcW w:w="1436" w:type="dxa"/>
            <w:tcBorders/>
            <w:shd w:color="auto" w:fill="auto" w:val="clear"/>
            <w:vAlign w:val="center"/>
          </w:tcPr>
          <w:p>
            <w:pPr>
              <w:pStyle w:val="TableContents"/>
              <w:spacing w:before="0" w:after="283"/>
              <w:rPr/>
            </w:pPr>
            <w:r>
              <w:rPr/>
              <w:t xml:space="preserve">1 </w:t>
            </w:r>
            <w:bookmarkStart w:id="826" w:name="TBL-5-18-3"/>
            <w:bookmarkEnd w:id="826"/>
          </w:p>
        </w:tc>
        <w:tc>
          <w:tcPr>
            <w:tcW w:w="2250" w:type="dxa"/>
            <w:tcBorders/>
            <w:shd w:color="auto" w:fill="auto" w:val="clear"/>
            <w:vAlign w:val="center"/>
          </w:tcPr>
          <w:p>
            <w:pPr>
              <w:pStyle w:val="TableContents"/>
              <w:spacing w:before="0" w:after="283"/>
              <w:rPr/>
            </w:pPr>
            <w:r>
              <w:rPr/>
              <w:t xml:space="preserve">4 </w:t>
            </w:r>
            <w:bookmarkStart w:id="827" w:name="TBL-5-18-4"/>
            <w:bookmarkEnd w:id="827"/>
          </w:p>
        </w:tc>
        <w:tc>
          <w:tcPr>
            <w:tcW w:w="2249" w:type="dxa"/>
            <w:tcBorders/>
            <w:shd w:color="auto" w:fill="auto" w:val="clear"/>
            <w:vAlign w:val="center"/>
          </w:tcPr>
          <w:p>
            <w:pPr>
              <w:pStyle w:val="TableContents"/>
              <w:spacing w:before="0" w:after="283"/>
              <w:rPr/>
            </w:pPr>
            <w:r>
              <w:rPr/>
              <w:t xml:space="preserve">9 </w:t>
            </w:r>
            <w:bookmarkStart w:id="828" w:name="TBL-5-19-"/>
            <w:bookmarkStart w:id="829" w:name="TBL-5-19-1"/>
            <w:bookmarkEnd w:id="828"/>
            <w:bookmarkEnd w:id="829"/>
          </w:p>
        </w:tc>
      </w:tr>
      <w:tr>
        <w:trPr/>
        <w:tc>
          <w:tcPr>
            <w:tcW w:w="3064" w:type="dxa"/>
            <w:tcBorders/>
            <w:shd w:color="auto" w:fill="auto" w:val="clear"/>
            <w:vAlign w:val="center"/>
          </w:tcPr>
          <w:p>
            <w:pPr>
              <w:pStyle w:val="TableContents"/>
              <w:spacing w:before="0" w:after="283"/>
              <w:rPr/>
            </w:pPr>
            <w:r>
              <w:rPr/>
              <w:t>18qtel_1-500K_1_12_12_rc</w:t>
            </w:r>
            <w:bookmarkStart w:id="830" w:name="TBL-5-19-2"/>
            <w:bookmarkEnd w:id="830"/>
          </w:p>
        </w:tc>
        <w:tc>
          <w:tcPr>
            <w:tcW w:w="1436" w:type="dxa"/>
            <w:tcBorders/>
            <w:shd w:color="auto" w:fill="auto" w:val="clear"/>
            <w:vAlign w:val="center"/>
          </w:tcPr>
          <w:p>
            <w:pPr>
              <w:pStyle w:val="TableContents"/>
              <w:spacing w:before="0" w:after="283"/>
              <w:rPr/>
            </w:pPr>
            <w:r>
              <w:rPr/>
              <w:t xml:space="preserve">2 </w:t>
            </w:r>
            <w:bookmarkStart w:id="831" w:name="TBL-5-19-3"/>
            <w:bookmarkEnd w:id="831"/>
          </w:p>
        </w:tc>
        <w:tc>
          <w:tcPr>
            <w:tcW w:w="2250" w:type="dxa"/>
            <w:tcBorders/>
            <w:shd w:color="auto" w:fill="auto" w:val="clear"/>
            <w:vAlign w:val="center"/>
          </w:tcPr>
          <w:p>
            <w:pPr>
              <w:pStyle w:val="TableContents"/>
              <w:spacing w:before="0" w:after="283"/>
              <w:rPr/>
            </w:pPr>
            <w:r>
              <w:rPr/>
              <w:t xml:space="preserve">4 </w:t>
            </w:r>
            <w:bookmarkStart w:id="832" w:name="TBL-5-19-4"/>
            <w:bookmarkEnd w:id="832"/>
          </w:p>
        </w:tc>
        <w:tc>
          <w:tcPr>
            <w:tcW w:w="2249" w:type="dxa"/>
            <w:tcBorders/>
            <w:shd w:color="auto" w:fill="auto" w:val="clear"/>
            <w:vAlign w:val="center"/>
          </w:tcPr>
          <w:p>
            <w:pPr>
              <w:pStyle w:val="TableContents"/>
              <w:spacing w:before="0" w:after="283"/>
              <w:rPr/>
            </w:pPr>
            <w:r>
              <w:rPr/>
              <w:t xml:space="preserve">9 </w:t>
            </w:r>
            <w:bookmarkStart w:id="833" w:name="TBL-5-20-"/>
            <w:bookmarkStart w:id="834" w:name="TBL-5-20-1"/>
            <w:bookmarkEnd w:id="833"/>
            <w:bookmarkEnd w:id="834"/>
          </w:p>
        </w:tc>
      </w:tr>
      <w:tr>
        <w:trPr/>
        <w:tc>
          <w:tcPr>
            <w:tcW w:w="3064" w:type="dxa"/>
            <w:tcBorders/>
            <w:shd w:color="auto" w:fill="auto" w:val="clear"/>
            <w:vAlign w:val="center"/>
          </w:tcPr>
          <w:p>
            <w:pPr>
              <w:pStyle w:val="TableContents"/>
              <w:spacing w:before="0" w:after="283"/>
              <w:rPr/>
            </w:pPr>
            <w:r>
              <w:rPr/>
              <w:t xml:space="preserve">chr21 </w:t>
            </w:r>
            <w:bookmarkStart w:id="835" w:name="TBL-5-20-2"/>
            <w:bookmarkEnd w:id="835"/>
          </w:p>
        </w:tc>
        <w:tc>
          <w:tcPr>
            <w:tcW w:w="1436" w:type="dxa"/>
            <w:tcBorders/>
            <w:shd w:color="auto" w:fill="auto" w:val="clear"/>
            <w:vAlign w:val="center"/>
          </w:tcPr>
          <w:p>
            <w:pPr>
              <w:pStyle w:val="TableContents"/>
              <w:spacing w:before="0" w:after="283"/>
              <w:rPr/>
            </w:pPr>
            <w:r>
              <w:rPr/>
              <w:t xml:space="preserve">1 </w:t>
            </w:r>
            <w:bookmarkStart w:id="836" w:name="TBL-5-20-3"/>
            <w:bookmarkEnd w:id="836"/>
          </w:p>
        </w:tc>
        <w:tc>
          <w:tcPr>
            <w:tcW w:w="2250" w:type="dxa"/>
            <w:tcBorders/>
            <w:shd w:color="auto" w:fill="auto" w:val="clear"/>
            <w:vAlign w:val="center"/>
          </w:tcPr>
          <w:p>
            <w:pPr>
              <w:pStyle w:val="TableContents"/>
              <w:spacing w:before="0" w:after="283"/>
              <w:rPr/>
            </w:pPr>
            <w:r>
              <w:rPr/>
              <w:t xml:space="preserve">16 </w:t>
            </w:r>
            <w:bookmarkStart w:id="837" w:name="TBL-5-20-4"/>
            <w:bookmarkEnd w:id="837"/>
          </w:p>
        </w:tc>
        <w:tc>
          <w:tcPr>
            <w:tcW w:w="2249" w:type="dxa"/>
            <w:tcBorders/>
            <w:shd w:color="auto" w:fill="auto" w:val="clear"/>
            <w:vAlign w:val="center"/>
          </w:tcPr>
          <w:p>
            <w:pPr>
              <w:pStyle w:val="TableContents"/>
              <w:spacing w:before="0" w:after="283"/>
              <w:rPr/>
            </w:pPr>
            <w:r>
              <w:rPr/>
              <w:t xml:space="preserve">20 </w:t>
            </w:r>
            <w:bookmarkStart w:id="838" w:name="TBL-5-21-1"/>
            <w:bookmarkStart w:id="839" w:name="TBL-5-21-"/>
            <w:bookmarkEnd w:id="838"/>
            <w:bookmarkEnd w:id="839"/>
          </w:p>
        </w:tc>
      </w:tr>
      <w:tr>
        <w:trPr/>
        <w:tc>
          <w:tcPr>
            <w:tcW w:w="3064" w:type="dxa"/>
            <w:tcBorders/>
            <w:shd w:color="auto" w:fill="auto" w:val="clear"/>
            <w:vAlign w:val="center"/>
          </w:tcPr>
          <w:p>
            <w:pPr>
              <w:pStyle w:val="TableContents"/>
              <w:spacing w:before="0" w:after="283"/>
              <w:rPr/>
            </w:pPr>
            <w:r>
              <w:rPr/>
              <w:t xml:space="preserve">chr21 </w:t>
            </w:r>
            <w:bookmarkStart w:id="840" w:name="TBL-5-21-2"/>
            <w:bookmarkEnd w:id="840"/>
          </w:p>
        </w:tc>
        <w:tc>
          <w:tcPr>
            <w:tcW w:w="1436" w:type="dxa"/>
            <w:tcBorders/>
            <w:shd w:color="auto" w:fill="auto" w:val="clear"/>
            <w:vAlign w:val="center"/>
          </w:tcPr>
          <w:p>
            <w:pPr>
              <w:pStyle w:val="TableContents"/>
              <w:spacing w:before="0" w:after="283"/>
              <w:rPr/>
            </w:pPr>
            <w:r>
              <w:rPr/>
              <w:t xml:space="preserve">2 </w:t>
            </w:r>
            <w:bookmarkStart w:id="841" w:name="TBL-5-21-3"/>
            <w:bookmarkEnd w:id="841"/>
          </w:p>
        </w:tc>
        <w:tc>
          <w:tcPr>
            <w:tcW w:w="2250" w:type="dxa"/>
            <w:tcBorders/>
            <w:shd w:color="auto" w:fill="auto" w:val="clear"/>
            <w:vAlign w:val="center"/>
          </w:tcPr>
          <w:p>
            <w:pPr>
              <w:pStyle w:val="TableContents"/>
              <w:spacing w:before="0" w:after="283"/>
              <w:rPr/>
            </w:pPr>
            <w:r>
              <w:rPr/>
              <w:t xml:space="preserve">12 </w:t>
            </w:r>
            <w:bookmarkStart w:id="842" w:name="TBL-5-21-4"/>
            <w:bookmarkEnd w:id="842"/>
          </w:p>
        </w:tc>
        <w:tc>
          <w:tcPr>
            <w:tcW w:w="2249" w:type="dxa"/>
            <w:tcBorders/>
            <w:shd w:color="auto" w:fill="auto" w:val="clear"/>
            <w:vAlign w:val="center"/>
          </w:tcPr>
          <w:p>
            <w:pPr>
              <w:pStyle w:val="TableContents"/>
              <w:spacing w:before="0" w:after="283"/>
              <w:rPr/>
            </w:pPr>
            <w:r>
              <w:rPr/>
              <w:t xml:space="preserve">29 </w:t>
            </w:r>
            <w:bookmarkStart w:id="843" w:name="TBL-5-22-"/>
            <w:bookmarkStart w:id="844" w:name="TBL-5-22-1"/>
            <w:bookmarkEnd w:id="843"/>
            <w:bookmarkEnd w:id="844"/>
          </w:p>
        </w:tc>
      </w:tr>
      <w:tr>
        <w:trPr/>
        <w:tc>
          <w:tcPr>
            <w:tcW w:w="3064" w:type="dxa"/>
            <w:tcBorders/>
            <w:shd w:color="auto" w:fill="auto" w:val="clear"/>
            <w:vAlign w:val="center"/>
          </w:tcPr>
          <w:p>
            <w:pPr>
              <w:pStyle w:val="TableContents"/>
              <w:spacing w:before="0" w:after="283"/>
              <w:rPr/>
            </w:pPr>
            <w:r>
              <w:rPr/>
              <w:t xml:space="preserve">chr22 </w:t>
            </w:r>
            <w:bookmarkStart w:id="845" w:name="TBL-5-22-2"/>
            <w:bookmarkEnd w:id="845"/>
          </w:p>
        </w:tc>
        <w:tc>
          <w:tcPr>
            <w:tcW w:w="1436" w:type="dxa"/>
            <w:tcBorders/>
            <w:shd w:color="auto" w:fill="auto" w:val="clear"/>
            <w:vAlign w:val="center"/>
          </w:tcPr>
          <w:p>
            <w:pPr>
              <w:pStyle w:val="TableContents"/>
              <w:spacing w:before="0" w:after="283"/>
              <w:rPr/>
            </w:pPr>
            <w:r>
              <w:rPr/>
              <w:t xml:space="preserve">1 </w:t>
            </w:r>
            <w:bookmarkStart w:id="846" w:name="TBL-5-22-3"/>
            <w:bookmarkEnd w:id="846"/>
          </w:p>
        </w:tc>
        <w:tc>
          <w:tcPr>
            <w:tcW w:w="2250" w:type="dxa"/>
            <w:tcBorders/>
            <w:shd w:color="auto" w:fill="auto" w:val="clear"/>
            <w:vAlign w:val="center"/>
          </w:tcPr>
          <w:p>
            <w:pPr>
              <w:pStyle w:val="TableContents"/>
              <w:spacing w:before="0" w:after="283"/>
              <w:rPr/>
            </w:pPr>
            <w:r>
              <w:rPr/>
              <w:t xml:space="preserve">2 </w:t>
            </w:r>
            <w:bookmarkStart w:id="847" w:name="TBL-5-22-4"/>
            <w:bookmarkEnd w:id="847"/>
          </w:p>
        </w:tc>
        <w:tc>
          <w:tcPr>
            <w:tcW w:w="2249" w:type="dxa"/>
            <w:tcBorders/>
            <w:shd w:color="auto" w:fill="auto" w:val="clear"/>
            <w:vAlign w:val="center"/>
          </w:tcPr>
          <w:p>
            <w:pPr>
              <w:pStyle w:val="TableContents"/>
              <w:spacing w:before="0" w:after="283"/>
              <w:rPr/>
            </w:pPr>
            <w:r>
              <w:rPr/>
              <w:t xml:space="preserve">27 </w:t>
            </w:r>
            <w:bookmarkStart w:id="848" w:name="TBL-5-23-"/>
            <w:bookmarkStart w:id="849" w:name="TBL-5-23-1"/>
            <w:bookmarkEnd w:id="848"/>
            <w:bookmarkEnd w:id="849"/>
          </w:p>
        </w:tc>
      </w:tr>
      <w:tr>
        <w:trPr/>
        <w:tc>
          <w:tcPr>
            <w:tcW w:w="3064" w:type="dxa"/>
            <w:tcBorders/>
            <w:shd w:color="auto" w:fill="auto" w:val="clear"/>
            <w:vAlign w:val="center"/>
          </w:tcPr>
          <w:p>
            <w:pPr>
              <w:pStyle w:val="TableContents"/>
              <w:spacing w:before="0" w:after="283"/>
              <w:rPr/>
            </w:pPr>
            <w:r>
              <w:rPr/>
              <w:t xml:space="preserve">chr22 </w:t>
            </w:r>
            <w:bookmarkStart w:id="850" w:name="TBL-5-23-2"/>
            <w:bookmarkEnd w:id="850"/>
          </w:p>
        </w:tc>
        <w:tc>
          <w:tcPr>
            <w:tcW w:w="1436" w:type="dxa"/>
            <w:tcBorders/>
            <w:shd w:color="auto" w:fill="auto" w:val="clear"/>
            <w:vAlign w:val="center"/>
          </w:tcPr>
          <w:p>
            <w:pPr>
              <w:pStyle w:val="TableContents"/>
              <w:spacing w:before="0" w:after="283"/>
              <w:rPr/>
            </w:pPr>
            <w:r>
              <w:rPr/>
              <w:t xml:space="preserve">2 </w:t>
            </w:r>
            <w:bookmarkStart w:id="851" w:name="TBL-5-23-3"/>
            <w:bookmarkEnd w:id="851"/>
          </w:p>
        </w:tc>
        <w:tc>
          <w:tcPr>
            <w:tcW w:w="2250" w:type="dxa"/>
            <w:tcBorders/>
            <w:shd w:color="auto" w:fill="auto" w:val="clear"/>
            <w:vAlign w:val="center"/>
          </w:tcPr>
          <w:p>
            <w:pPr>
              <w:pStyle w:val="TableContents"/>
              <w:spacing w:before="0" w:after="283"/>
              <w:rPr/>
            </w:pPr>
            <w:r>
              <w:rPr/>
              <w:t xml:space="preserve">11 </w:t>
            </w:r>
            <w:bookmarkStart w:id="852" w:name="TBL-5-23-4"/>
            <w:bookmarkEnd w:id="852"/>
          </w:p>
        </w:tc>
        <w:tc>
          <w:tcPr>
            <w:tcW w:w="2249" w:type="dxa"/>
            <w:tcBorders/>
            <w:shd w:color="auto" w:fill="auto" w:val="clear"/>
            <w:vAlign w:val="center"/>
          </w:tcPr>
          <w:p>
            <w:pPr>
              <w:pStyle w:val="TableContents"/>
              <w:spacing w:before="0" w:after="283"/>
              <w:rPr/>
            </w:pPr>
            <w:r>
              <w:rPr/>
              <w:t xml:space="preserve">10 </w:t>
            </w:r>
            <w:bookmarkStart w:id="853" w:name="TBL-5-24-"/>
            <w:bookmarkStart w:id="854" w:name="TBL-5-24-1"/>
            <w:bookmarkEnd w:id="853"/>
            <w:bookmarkEnd w:id="854"/>
          </w:p>
        </w:tc>
      </w:tr>
      <w:tr>
        <w:trPr/>
        <w:tc>
          <w:tcPr>
            <w:tcW w:w="3064" w:type="dxa"/>
            <w:tcBorders/>
            <w:shd w:color="auto" w:fill="auto" w:val="clear"/>
            <w:vAlign w:val="center"/>
          </w:tcPr>
          <w:p>
            <w:pPr>
              <w:pStyle w:val="TableContents"/>
              <w:spacing w:before="0" w:after="283"/>
              <w:rPr/>
            </w:pPr>
            <w:r>
              <w:rPr/>
              <w:t xml:space="preserve">chrX </w:t>
            </w:r>
            <w:bookmarkStart w:id="855" w:name="TBL-5-24-2"/>
            <w:bookmarkEnd w:id="855"/>
          </w:p>
        </w:tc>
        <w:tc>
          <w:tcPr>
            <w:tcW w:w="1436" w:type="dxa"/>
            <w:tcBorders/>
            <w:shd w:color="auto" w:fill="auto" w:val="clear"/>
            <w:vAlign w:val="center"/>
          </w:tcPr>
          <w:p>
            <w:pPr>
              <w:pStyle w:val="TableContents"/>
              <w:spacing w:before="0" w:after="283"/>
              <w:rPr/>
            </w:pPr>
            <w:r>
              <w:rPr/>
              <w:t xml:space="preserve">1 </w:t>
            </w:r>
            <w:bookmarkStart w:id="856" w:name="TBL-5-24-3"/>
            <w:bookmarkEnd w:id="856"/>
          </w:p>
        </w:tc>
        <w:tc>
          <w:tcPr>
            <w:tcW w:w="2250" w:type="dxa"/>
            <w:tcBorders/>
            <w:shd w:color="auto" w:fill="auto" w:val="clear"/>
            <w:vAlign w:val="center"/>
          </w:tcPr>
          <w:p>
            <w:pPr>
              <w:pStyle w:val="TableContents"/>
              <w:spacing w:before="0" w:after="283"/>
              <w:rPr/>
            </w:pPr>
            <w:r>
              <w:rPr/>
              <w:t xml:space="preserve">12 </w:t>
            </w:r>
            <w:bookmarkStart w:id="857" w:name="TBL-5-24-4"/>
            <w:bookmarkEnd w:id="857"/>
          </w:p>
        </w:tc>
        <w:tc>
          <w:tcPr>
            <w:tcW w:w="2249" w:type="dxa"/>
            <w:tcBorders/>
            <w:shd w:color="auto" w:fill="auto" w:val="clear"/>
            <w:vAlign w:val="center"/>
          </w:tcPr>
          <w:p>
            <w:pPr>
              <w:pStyle w:val="TableContents"/>
              <w:spacing w:before="0" w:after="283"/>
              <w:rPr/>
            </w:pPr>
            <w:r>
              <w:rPr/>
              <w:t xml:space="preserve">13 </w:t>
            </w:r>
            <w:bookmarkStart w:id="858" w:name="TBL-5-25-"/>
            <w:bookmarkStart w:id="859" w:name="TBL-5-25-1"/>
            <w:bookmarkEnd w:id="858"/>
            <w:bookmarkEnd w:id="859"/>
          </w:p>
        </w:tc>
      </w:tr>
      <w:tr>
        <w:trPr/>
        <w:tc>
          <w:tcPr>
            <w:tcW w:w="3064" w:type="dxa"/>
            <w:tcBorders/>
            <w:shd w:color="auto" w:fill="auto" w:val="clear"/>
            <w:vAlign w:val="center"/>
          </w:tcPr>
          <w:p>
            <w:pPr>
              <w:pStyle w:val="TableContents"/>
              <w:spacing w:before="0" w:after="283"/>
              <w:rPr/>
            </w:pPr>
            <w:r>
              <w:rPr/>
              <w:t xml:space="preserve">chrX </w:t>
            </w:r>
            <w:bookmarkStart w:id="860" w:name="TBL-5-25-2"/>
            <w:bookmarkEnd w:id="860"/>
          </w:p>
        </w:tc>
        <w:tc>
          <w:tcPr>
            <w:tcW w:w="1436" w:type="dxa"/>
            <w:tcBorders/>
            <w:shd w:color="auto" w:fill="auto" w:val="clear"/>
            <w:vAlign w:val="center"/>
          </w:tcPr>
          <w:p>
            <w:pPr>
              <w:pStyle w:val="TableContents"/>
              <w:spacing w:before="0" w:after="283"/>
              <w:rPr/>
            </w:pPr>
            <w:r>
              <w:rPr/>
              <w:t xml:space="preserve">2 </w:t>
            </w:r>
            <w:bookmarkStart w:id="861" w:name="TBL-5-25-3"/>
            <w:bookmarkEnd w:id="861"/>
          </w:p>
        </w:tc>
        <w:tc>
          <w:tcPr>
            <w:tcW w:w="2250" w:type="dxa"/>
            <w:tcBorders/>
            <w:shd w:color="auto" w:fill="auto" w:val="clear"/>
            <w:vAlign w:val="center"/>
          </w:tcPr>
          <w:p>
            <w:pPr>
              <w:pStyle w:val="TableContents"/>
              <w:spacing w:before="0" w:after="283"/>
              <w:rPr/>
            </w:pPr>
            <w:r>
              <w:rPr/>
              <w:t xml:space="preserve">10 </w:t>
            </w:r>
            <w:bookmarkStart w:id="862" w:name="TBL-5-25-4"/>
            <w:bookmarkEnd w:id="862"/>
          </w:p>
        </w:tc>
        <w:tc>
          <w:tcPr>
            <w:tcW w:w="2249" w:type="dxa"/>
            <w:tcBorders/>
            <w:shd w:color="auto" w:fill="auto" w:val="clear"/>
            <w:vAlign w:val="center"/>
          </w:tcPr>
          <w:p>
            <w:pPr>
              <w:pStyle w:val="TableContents"/>
              <w:spacing w:before="0" w:after="283"/>
              <w:rPr/>
            </w:pPr>
            <w:r>
              <w:rPr/>
              <w:t xml:space="preserve">19 </w:t>
            </w:r>
          </w:p>
        </w:tc>
      </w:tr>
    </w:tbl>
    <w:p>
      <w:pPr>
        <w:pStyle w:val="TextBody"/>
        <w:spacing w:before="0" w:after="0"/>
        <w:rPr/>
      </w:pPr>
      <w:r>
        <w:rPr/>
      </w:r>
    </w:p>
    <w:p>
      <w:pPr>
        <w:pStyle w:val="TextBody"/>
        <w:spacing w:before="0" w:after="0"/>
        <w:rPr/>
      </w:pPr>
      <w:r>
        <w:rPr/>
        <w:t xml:space="preserve">Table S3: Amounts of reads from the two HG002 PacBio CCS sequencing experiments contributing to each telomeric haplotype on the </w:t>
      </w:r>
      <w:r>
        <w:rPr>
          <w:i/>
        </w:rPr>
        <w:t xml:space="preserve">q </w:t>
      </w:r>
      <w:r>
        <w:rPr/>
        <w:t>arms.</w:t>
      </w:r>
    </w:p>
    <w:sectPr>
      <w:type w:val="nextPage"/>
      <w:pgSz w:w="12240" w:h="15840"/>
      <w:pgMar w:left="1134" w:right="567" w:header="0" w:top="567" w:footer="0" w:bottom="567"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5-14T11:02:00Z" w:initials="">
    <w:p>
      <w:r>
        <w:rPr>
          <w:rFonts w:ascii="Liberation Serif" w:hAnsi="Liberation Serif" w:eastAsia="DejaVu Sans" w:cs="DejaVu Sans"/>
          <w:sz w:val="20"/>
          <w:lang w:val="en-US" w:eastAsia="en-US" w:bidi="en-US"/>
        </w:rPr>
        <w:t>Important!! With the inclusion of NASA short read datasets, most motifs coincide, but not all. Therefore, “all of the” is incorrect.</w:t>
      </w:r>
    </w:p>
  </w:comment>
  <w:comment w:id="1" w:author="Unknown Author" w:date="2020-05-14T11:05:00Z" w:initials="">
    <w:p>
      <w:r>
        <w:rPr>
          <w:rFonts w:ascii="Liberation Serif" w:hAnsi="Liberation Serif" w:eastAsia="DejaVu Sans" w:cs="DejaVu Sans"/>
          <w:sz w:val="20"/>
          <w:lang w:val="en-US" w:eastAsia="en-US" w:bidi="en-US"/>
        </w:rPr>
        <w:t>To make it clear that here we’re not limiting ourselves to the regions of CCS reads supported by short reads – to echo the remark in Discussion “even without the support of short reads.”</w:t>
      </w:r>
    </w:p>
  </w:comment>
  <w:comment w:id="2" w:author="Unknown Author" w:date="2020-05-14T11:08:00Z" w:initials="">
    <w:p>
      <w:r>
        <w:rPr>
          <w:rFonts w:ascii="Liberation Serif" w:hAnsi="Liberation Serif" w:eastAsia="DejaVu Sans" w:cs="DejaVu Sans"/>
          <w:sz w:val="20"/>
          <w:lang w:val="en-US" w:eastAsia="en-US" w:bidi="en-US"/>
        </w:rPr>
        <w:t xml:space="preserve">NB!! Something happened when exporting from LaTeX. This is obviously a </w:t>
      </w:r>
      <w:r>
        <w:rPr>
          <w:rFonts w:ascii="Liberation Serif" w:hAnsi="Liberation Serif" w:eastAsia="DejaVu Sans" w:cs="DejaVu Sans"/>
          <w:b/>
          <w:sz w:val="20"/>
          <w:lang w:val="en-US" w:eastAsia="en-US" w:bidi="en-US"/>
        </w:rPr>
        <w:t>fraction</w:t>
      </w:r>
      <w:r>
        <w:rPr>
          <w:rFonts w:ascii="Liberation Serif" w:hAnsi="Liberation Serif" w:eastAsia="DejaVu Sans" w:cs="DejaVu Sans"/>
          <w:sz w:val="20"/>
          <w:lang w:val="en-US" w:eastAsia="en-US" w:bidi="en-US"/>
        </w:rPr>
        <w:t xml:space="preserve"> and not a difference.</w:t>
      </w:r>
    </w:p>
  </w:comment>
  <w:comment w:id="3" w:author="Unknown Author" w:date="2020-05-14T11:10:00Z" w:initials="">
    <w:p>
      <w:r>
        <w:rPr>
          <w:rFonts w:ascii="Liberation Serif" w:hAnsi="Liberation Serif" w:eastAsia="DejaVu Sans" w:cs="DejaVu Sans"/>
          <w:sz w:val="20"/>
          <w:lang w:val="en-US" w:eastAsia="en-US" w:bidi="en-US"/>
        </w:rPr>
        <w:t>NB! C.E.M. = Christopher Mason, C.M. = Cem Meydan.</w:t>
      </w:r>
    </w:p>
  </w:comment>
  <w:comment w:id="4" w:author="Unknown Author" w:date="2020-05-14T11:14:00Z" w:initials="">
    <w:p>
      <w:r>
        <w:rPr>
          <w:rFonts w:ascii="Liberation Serif" w:hAnsi="Liberation Serif" w:eastAsia="DejaVu Sans" w:cs="DejaVu Sans"/>
          <w:sz w:val="20"/>
          <w:lang w:val="en-US" w:eastAsia="en-US" w:bidi="en-US"/>
        </w:rPr>
        <w:t>Needs a paragraph describing sample collection, prep, and sequencing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Arial">
    <w:charset w:val="01"/>
    <w:family w:val="roman"/>
    <w:pitch w:val="default"/>
  </w:font>
  <w:font w:name="Times New Roman">
    <w:charset w:val="01"/>
    <w:family w:val="roman"/>
    <w:pitch w:val="default"/>
  </w:font>
  <w:font w:name="Liberation Sans">
    <w:altName w:val="Arial"/>
    <w:charset w:val="01"/>
    <w:family w:val="roman"/>
    <w:pitch w:val="default"/>
  </w:font>
  <w:font w:name="monospace">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2"/>
  <w:trackRevisions/>
  <w:defaultTabStop w:val="1134"/>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spacing w:before="0" w:after="0"/>
      <w:jc w:val="left"/>
    </w:pPr>
    <w:rPr>
      <w:rFonts w:ascii="Cambria" w:hAnsi="Cambria" w:eastAsia="Noto Serif CJK SC" w:cs="Lohit Devanagari"/>
      <w:color w:val="auto"/>
      <w:kern w:val="0"/>
      <w:sz w:val="24"/>
      <w:szCs w:val="24"/>
      <w:highlight w:val="white"/>
      <w:lang w:val="en-US" w:eastAsia="zh-CN" w:bidi="hi-IN"/>
    </w:rPr>
  </w:style>
  <w:style w:type="paragraph" w:styleId="Heading1">
    <w:name w:val="Heading 1"/>
    <w:basedOn w:val="Heading"/>
    <w:qFormat/>
    <w:pPr>
      <w:outlineLvl w:val="0"/>
    </w:pPr>
    <w:rPr>
      <w:rFonts w:ascii="Liberation Sans Unicode MS" w:hAnsi="Liberation Sans Unicode MS"/>
      <w:b/>
      <w:bCs/>
      <w:sz w:val="48"/>
      <w:szCs w:val="44"/>
    </w:rPr>
  </w:style>
  <w:style w:type="paragraph" w:styleId="Heading2">
    <w:name w:val="Heading 2"/>
    <w:basedOn w:val="Heading"/>
    <w:qFormat/>
    <w:pPr>
      <w:spacing w:before="200" w:after="120"/>
      <w:outlineLvl w:val="1"/>
    </w:pPr>
    <w:rPr>
      <w:rFonts w:ascii="Liberation Serif" w:hAnsi="Liberation Serif"/>
      <w:b/>
      <w:bCs/>
      <w:sz w:val="36"/>
      <w:szCs w:val="36"/>
    </w:rPr>
  </w:style>
  <w:style w:type="paragraph" w:styleId="Heading3">
    <w:name w:val="Heading 3"/>
    <w:basedOn w:val="Heading"/>
    <w:qFormat/>
    <w:pPr>
      <w:spacing w:before="140" w:after="120"/>
      <w:outlineLvl w:val="2"/>
    </w:pPr>
    <w:rPr>
      <w:rFonts w:ascii="Liberation Serif" w:hAnsi="Liberation Serif"/>
      <w:b/>
      <w:bCs/>
    </w:rPr>
  </w:style>
  <w:style w:type="paragraph" w:styleId="Heading4">
    <w:name w:val="Heading 4"/>
    <w:basedOn w:val="Heading"/>
    <w:qFormat/>
    <w:pPr>
      <w:spacing w:before="120" w:after="120"/>
      <w:outlineLvl w:val="3"/>
    </w:pPr>
    <w:rPr>
      <w:rFonts w:ascii="Liberation Serif" w:hAnsi="Liberation Serif"/>
      <w:b/>
      <w:bCs/>
      <w:sz w:val="24"/>
      <w:szCs w:val="24"/>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customStyle="1">
    <w:name w:val="Internet Link"/>
    <w:uiPriority w:val="99"/>
    <w:unhideWhenUsed/>
    <w:rPr>
      <w:color w:val="000080"/>
      <w:u w:val="single"/>
    </w:rPr>
  </w:style>
  <w:style w:type="character" w:styleId="FootnoteTextChar" w:customStyle="1">
    <w:name w:val="Footnote Text Char"/>
    <w:uiPriority w:val="99"/>
    <w:qFormat/>
    <w:rPr>
      <w:sz w:val="18"/>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Characters" w:customStyle="1">
    <w:name w:val="Endnote Characters"/>
    <w:qFormat/>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highlight w:val="white"/>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b87228"/>
    <w:rPr>
      <w:rFonts w:ascii="Times New Roman" w:hAnsi="Times New Roman" w:cs="Mangal"/>
      <w:sz w:val="18"/>
      <w:szCs w:val="16"/>
      <w:highlight w:val="white"/>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rPr/>
  </w:style>
  <w:style w:type="paragraph" w:styleId="Caption1">
    <w:name w:val="caption"/>
    <w:basedOn w:val="Normal"/>
    <w:qFormat/>
    <w:pPr>
      <w:spacing w:before="120" w:after="120"/>
    </w:pPr>
    <w:rPr>
      <w:i/>
      <w:iCs/>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bidi w:val="0"/>
      <w:spacing w:before="0" w:after="0"/>
      <w:jc w:val="left"/>
    </w:pPr>
    <w:rPr>
      <w:rFonts w:ascii="Cambria" w:hAnsi="Cambria" w:eastAsia="Noto Serif CJK SC" w:cs="Lohit Devanagari"/>
      <w:color w:val="auto"/>
      <w:kern w:val="0"/>
      <w:sz w:val="24"/>
      <w:szCs w:val="24"/>
      <w:highlight w:val="white"/>
      <w:lang w:val="en-US" w:eastAsia="zh-CN" w:bidi="hi-IN"/>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Footnote">
    <w:name w:val="Footnote Text"/>
    <w:basedOn w:val="Normal"/>
    <w:uiPriority w:val="99"/>
    <w:semiHidden/>
    <w:unhideWhenUsed/>
    <w:pPr>
      <w:spacing w:before="0" w:after="40"/>
    </w:pPr>
    <w:rPr>
      <w:sz w:val="18"/>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bidi w:val="0"/>
      <w:spacing w:before="0" w:after="0"/>
      <w:jc w:val="left"/>
    </w:pPr>
    <w:rPr>
      <w:rFonts w:ascii="Cambria" w:hAnsi="Cambria" w:eastAsia="Noto Serif CJK SC" w:cs="Lohit Devanagari"/>
      <w:color w:val="auto"/>
      <w:kern w:val="0"/>
      <w:sz w:val="24"/>
      <w:szCs w:val="24"/>
      <w:highlight w:val="white"/>
      <w:lang w:val="en-US" w:eastAsia="zh-CN" w:bidi="hi-IN"/>
    </w:rPr>
  </w:style>
  <w:style w:type="paragraph" w:styleId="HorizontalLine" w:customStyle="1">
    <w:name w:val="Horizontal Line"/>
    <w:basedOn w:val="Normal"/>
    <w:qFormat/>
    <w:pPr>
      <w:pBdr>
        <w:bottom w:val="sing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tabs>
        <w:tab w:val="clear" w:pos="1134"/>
        <w:tab w:val="center" w:pos="4986" w:leader="none"/>
        <w:tab w:val="right" w:pos="9972" w:leader="none"/>
      </w:tabs>
    </w:pPr>
    <w:rPr/>
  </w:style>
  <w:style w:type="paragraph" w:styleId="Footer">
    <w:name w:val="Footer"/>
    <w:basedOn w:val="Normal"/>
    <w:pPr>
      <w:tabs>
        <w:tab w:val="clear" w:pos="1134"/>
        <w:tab w:val="center" w:pos="4818" w:leader="none"/>
        <w:tab w:val="right" w:pos="9637" w:leader="none"/>
      </w:tabs>
    </w:pPr>
    <w:rPr/>
  </w:style>
  <w:style w:type="paragraph" w:styleId="Header">
    <w:name w:val="Header"/>
    <w:basedOn w:val="Normal"/>
    <w:pPr>
      <w:tabs>
        <w:tab w:val="clear" w:pos="1134"/>
        <w:tab w:val="center" w:pos="4818" w:leader="none"/>
        <w:tab w:val="right" w:pos="9637" w:leader="none"/>
      </w:tabs>
    </w:pPr>
    <w:rPr/>
  </w:style>
  <w:style w:type="paragraph" w:styleId="TextBodynoindent" w:customStyle="1">
    <w:name w:val="Text Body.noindent"/>
    <w:basedOn w:val="TextBody"/>
    <w:qFormat/>
    <w:pPr/>
    <w:rPr/>
  </w:style>
  <w:style w:type="paragraph" w:styleId="TableContentsnoindent" w:customStyle="1">
    <w:name w:val="Table Contents.noindent"/>
    <w:basedOn w:val="TableContents"/>
    <w:qFormat/>
    <w:pPr/>
    <w:rPr/>
  </w:style>
  <w:style w:type="paragraph" w:styleId="TextBodynopar" w:customStyle="1">
    <w:name w:val="Text Body.nopar"/>
    <w:basedOn w:val="TextBody"/>
    <w:qFormat/>
    <w:pPr/>
    <w:rPr/>
  </w:style>
  <w:style w:type="paragraph" w:styleId="TextBodyindent" w:customStyle="1">
    <w:name w:val="Text Body.indent"/>
    <w:basedOn w:val="TextBody"/>
    <w:qFormat/>
    <w:pPr/>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TableHeading" w:customStyle="1">
    <w:name w:val="Table Heading"/>
    <w:basedOn w:val="TableContents"/>
    <w:qFormat/>
    <w:pPr>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BalloonText">
    <w:name w:val="Balloon Text"/>
    <w:basedOn w:val="Normal"/>
    <w:link w:val="BalloonTextChar"/>
    <w:uiPriority w:val="99"/>
    <w:semiHidden/>
    <w:unhideWhenUsed/>
    <w:qFormat/>
    <w:rsid w:val="00b87228"/>
    <w:pPr/>
    <w:rPr>
      <w:rFonts w:ascii="Times New Roman" w:hAnsi="Times New Roman" w:cs="Mangal"/>
      <w:sz w:val="18"/>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source.html#X0-teloaging" TargetMode="External"/><Relationship Id="rId3" Type="http://schemas.openxmlformats.org/officeDocument/2006/relationships/hyperlink" Target="source.html#X0-teloeffects" TargetMode="External"/><Relationship Id="rId4" Type="http://schemas.openxmlformats.org/officeDocument/2006/relationships/hyperlink" Target="source.html#X0-moyzis" TargetMode="External"/><Relationship Id="rId5" Type="http://schemas.openxmlformats.org/officeDocument/2006/relationships/hyperlink" Target="source.html#X0-telovars1989" TargetMode="External"/><Relationship Id="rId6" Type="http://schemas.openxmlformats.org/officeDocument/2006/relationships/hyperlink" Target="source.html#X0-telovars2019" TargetMode="External"/><Relationship Id="rId7" Type="http://schemas.openxmlformats.org/officeDocument/2006/relationships/hyperlink" Target="source.html#X0-giab" TargetMode="External"/><Relationship Id="rId8" Type="http://schemas.openxmlformats.org/officeDocument/2006/relationships/hyperlink" Target="source.html#X0-pacbio" TargetMode="External"/><Relationship Id="rId9" Type="http://schemas.openxmlformats.org/officeDocument/2006/relationships/hyperlink" Target="source.html#X0-pacbioccs" TargetMode="External"/><Relationship Id="rId10" Type="http://schemas.openxmlformats.org/officeDocument/2006/relationships/hyperlink" Target="source.html#X0-illumina" TargetMode="External"/><Relationship Id="rId11" Type="http://schemas.openxmlformats.org/officeDocument/2006/relationships/hyperlink" Target="source.html#X0-10x" TargetMode="External"/><Relationship Id="rId12" Type="http://schemas.openxmlformats.org/officeDocument/2006/relationships/hyperlink" Target="source.html#X0-levenshtein" TargetMode="External"/><Relationship Id="rId13" Type="http://schemas.openxmlformats.org/officeDocument/2006/relationships/hyperlink" Target="source.html#X0-bic" TargetMode="External"/><Relationship Id="rId14" Type="http://schemas.openxmlformats.org/officeDocument/2006/relationships/hyperlink" Target="source.html#X0-silhouette" TargetMode="External"/><Relationship Id="rId15" Type="http://schemas.openxmlformats.org/officeDocument/2006/relationships/hyperlink" Target="source.html#X0-miga2015" TargetMode="External"/><Relationship Id="rId16" Type="http://schemas.openxmlformats.org/officeDocument/2006/relationships/hyperlink" Target="source.html#X0-ngslowcomplexity" TargetMode="External"/><Relationship Id="rId17" Type="http://schemas.openxmlformats.org/officeDocument/2006/relationships/hyperlink" Target="source.html#X0-cpg" TargetMode="External"/><Relationship Id="rId18" Type="http://schemas.openxmlformats.org/officeDocument/2006/relationships/hyperlink" Target="source.html#X0-riethman2014" TargetMode="External"/><Relationship Id="rId19" Type="http://schemas.openxmlformats.org/officeDocument/2006/relationships/hyperlink" Target="source.html#X0-grch38" TargetMode="External"/><Relationship Id="rId20" Type="http://schemas.openxmlformats.org/officeDocument/2006/relationships/hyperlink" Target="source.html#X0-hg38" TargetMode="External"/><Relationship Id="rId21" Type="http://schemas.openxmlformats.org/officeDocument/2006/relationships/hyperlink" Target="source.html#X0-riethman2014" TargetMode="External"/><Relationship Id="rId22" Type="http://schemas.openxmlformats.org/officeDocument/2006/relationships/hyperlink" Target="source.html#X0-minimap" TargetMode="External"/><Relationship Id="rId23" Type="http://schemas.openxmlformats.org/officeDocument/2006/relationships/hyperlink" Target="source.html#X0-HG001" TargetMode="External"/><Relationship Id="rId24" Type="http://schemas.openxmlformats.org/officeDocument/2006/relationships/hyperlink" Target="source.html#X0-HG00X" TargetMode="External"/><Relationship Id="rId25" Type="http://schemas.openxmlformats.org/officeDocument/2006/relationships/hyperlink" Target="source.html#X0-giab" TargetMode="External"/><Relationship Id="rId26" Type="http://schemas.openxmlformats.org/officeDocument/2006/relationships/hyperlink" Target="source.html#X0-telomerecat" TargetMode="External"/><Relationship Id="rId27" Type="http://schemas.openxmlformats.org/officeDocument/2006/relationships/hyperlink" Target="source.html#X0-jellyfish" TargetMode="External"/><Relationship Id="rId28" Type="http://schemas.openxmlformats.org/officeDocument/2006/relationships/hyperlink" Target="source.html#X0-george" TargetMode="External"/><Relationship Id="rId29" Type="http://schemas.openxmlformats.org/officeDocument/2006/relationships/image" Target="media/image1.png"/><Relationship Id="rId30" Type="http://schemas.openxmlformats.org/officeDocument/2006/relationships/hyperlink" Target="source.html#X0-hepc_entropy" TargetMode="External"/><Relationship Id="rId31" Type="http://schemas.openxmlformats.org/officeDocument/2006/relationships/hyperlink" Target="source.html#X0-bic" TargetMode="External"/><Relationship Id="rId32" Type="http://schemas.openxmlformats.org/officeDocument/2006/relationships/hyperlink" Target="source.html#X0-silhouette" TargetMode="External"/><Relationship Id="rId33" Type="http://schemas.openxmlformats.org/officeDocument/2006/relationships/hyperlink" Target="https://github.com/lankycyril/edgecase" TargetMode="External"/><Relationship Id="rId34" Type="http://schemas.openxmlformats.org/officeDocument/2006/relationships/hyperlink" Target="https://www.10xgenomics.com/" TargetMode="External"/><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hyperlink" Target="source.html#X0-telomerecat" TargetMode="External"/><Relationship Id="rId39" Type="http://schemas.openxmlformats.org/officeDocument/2006/relationships/hyperlink" Target="source.html#X0-george"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comments" Target="comment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LibreOffice/6.3.5.2$Linux_X86_64 LibreOffice_project/30$Build-2</Application>
  <Pages>25</Pages>
  <Words>5025</Words>
  <Characters>28364</Characters>
  <CharactersWithSpaces>33242</CharactersWithSpaces>
  <Paragraphs>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2020-05-14T17:04:00Z</dcterms:created>
  <dc:creator>Bailey,Susan</dc:creator>
  <dc:description/>
  <dc:language>en-US</dc:language>
  <cp:lastModifiedBy/>
  <dcterms:modified xsi:type="dcterms:W3CDTF">2020-05-14T15:08:19Z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