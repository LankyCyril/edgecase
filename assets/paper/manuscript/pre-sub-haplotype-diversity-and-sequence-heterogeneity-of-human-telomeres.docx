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left"/>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bidi w:val="0"/>
        <w:spacing w:before="0" w:after="283"/>
        <w:jc w:val="left"/>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0" w:name="x1-1000"/>
      <w:bookmarkEnd w:id="0"/>
      <w:r>
        <w:rPr>
          <w:rFonts w:ascii="Times New Roman" w:hAnsi="Times New Roman"/>
        </w:rPr>
        <w:t>Abstract</w:t>
      </w:r>
    </w:p>
    <w:p>
      <w:pPr>
        <w:pStyle w:val="TextBody"/>
        <w:bidi w:val="0"/>
        <w:spacing w:lineRule="auto" w:line="360" w:before="0" w:after="283"/>
        <w:jc w:val="left"/>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making telomere sequencing, mapping, and variant resolution difficult problems. Recently, long-read sequencing, with read lengths measuring in hundreds of Kbp,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can be accurately captured with long-read sequencing, observe extensive sequence heterogeneity of human telomeres, discover and localize non-canonical motifs (both previously reported, as well as novel), confirm the presence of the non-canonical motifs in short read sequencing experiments, and report the first motif composition maps of human telomeric haplotypes across three distinct ancestries (Ashkenazim, Chinese, and Utah) and two trios on a multi-Kbp scale.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2" w:name="x1-2000"/>
      <w:bookmarkEnd w:id="2"/>
      <w:r>
        <w:rPr>
          <w:rFonts w:ascii="Times New Roman" w:hAnsi="Times New Roman"/>
        </w:rPr>
        <w:t>Keywords</w:t>
      </w:r>
    </w:p>
    <w:p>
      <w:pPr>
        <w:pStyle w:val="TextBody"/>
        <w:bidi w:val="0"/>
        <w:spacing w:lineRule="auto" w:line="360" w:before="0" w:after="283"/>
        <w:jc w:val="left"/>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numPr>
          <w:ilvl w:val="0"/>
          <w:numId w:val="0"/>
        </w:numPr>
        <w:bidi w:val="0"/>
        <w:spacing w:lineRule="auto" w:line="360" w:before="140" w:after="120"/>
        <w:ind w:left="0" w:hanging="0"/>
        <w:jc w:val="left"/>
        <w:outlineLvl w:val="2"/>
        <w:rPr>
          <w:rFonts w:ascii="Times New Roman" w:hAnsi="Times New Roman"/>
        </w:rPr>
      </w:pPr>
      <w:bookmarkStart w:id="4" w:name="x1-3000"/>
      <w:bookmarkEnd w:id="4"/>
      <w:r>
        <w:rPr>
          <w:rFonts w:ascii="Times New Roman" w:hAnsi="Times New Roman"/>
        </w:rPr>
        <w:t>Introduction</w:t>
      </w:r>
    </w:p>
    <w:p>
      <w:pPr>
        <w:pStyle w:val="TextBody"/>
        <w:bidi w:val="0"/>
        <w:spacing w:lineRule="auto" w:line="360" w:before="0" w:after="283"/>
        <w:jc w:val="left"/>
        <w:rPr/>
      </w:pPr>
      <w:bookmarkStart w:id="5" w:name="Q1-1-6"/>
      <w:bookmarkEnd w:id="5"/>
      <w:r>
        <w:rPr>
          <w:rFonts w:ascii="Times New Roman" w:hAnsi="Times New Roman"/>
        </w:rPr>
        <w:t xml:space="preserve">Telomeres are the functional ends of human chromosomes that naturally shorten with cell division, and </w:t>
      </w:r>
      <w:commentRangeStart w:id="0"/>
      <w:r>
        <w:rPr>
          <w:rFonts w:ascii="Times New Roman" w:hAnsi="Times New Roman"/>
        </w:rPr>
        <w:t>thus</w:t>
      </w:r>
      <w:r>
        <w:rPr>
          <w:rFonts w:ascii="Times New Roman" w:hAnsi="Times New Roman"/>
        </w:rPr>
      </w:r>
      <w:commentRangeEnd w:id="0"/>
      <w:r>
        <w:commentReference w:id="0"/>
      </w:r>
      <w:r>
        <w:rPr>
          <w:rFonts w:ascii="Times New Roman" w:hAnsi="Times New Roman"/>
        </w:rPr>
        <w:t xml:space="preserve"> with age (Aubert and Lansdo</w:t>
      </w:r>
      <w:bookmarkStart w:id="6" w:name="page.3"/>
      <w:bookmarkEnd w:id="6"/>
      <w:r>
        <w:rPr>
          <w:rFonts w:ascii="Times New Roman" w:hAnsi="Times New Roman"/>
        </w:rPr>
        <w:t xml:space="preserve">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Thus,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r>
      <w:commentRangeStart w:id="1"/>
      <w:r>
        <w:rPr>
          <w:rFonts w:ascii="Times New Roman" w:hAnsi="Times New Roman"/>
        </w:rP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w:t>
      </w:r>
      <w:r>
        <w:rPr>
          <w:rFonts w:ascii="Times New Roman" w:hAnsi="Times New Roman"/>
        </w:rPr>
      </w:r>
      <w:commentRangeEnd w:id="1"/>
      <w:r>
        <w:commentReference w:id="1"/>
      </w:r>
      <w:r>
        <w:rPr>
          <w:rFonts w:ascii="Times New Roman" w:hAnsi="Times New Roman"/>
        </w:rPr>
        <w:t xml:space="preserv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 w:name="x1-4000"/>
      <w:bookmarkEnd w:id="7"/>
      <w:r>
        <w:rPr>
          <w:rFonts w:ascii="Times New Roman" w:hAnsi="Times New Roman"/>
        </w:rPr>
        <w:t>Results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8" w:name="Q1-1-8"/>
      <w:bookmarkStart w:id="9" w:name="x1-5000"/>
      <w:bookmarkEnd w:id="8"/>
      <w:bookmarkEnd w:id="9"/>
      <w:r>
        <w:rPr>
          <w:rFonts w:ascii="Times New Roman" w:hAnsi="Times New Roman"/>
        </w:rPr>
        <w:t>A telomere-annotated reference genome enables recovery of telomeric reads from human long-read whole genome sequencing datasets</w:t>
      </w:r>
    </w:p>
    <w:p>
      <w:pPr>
        <w:pStyle w:val="TextBody"/>
        <w:bidi w:val="0"/>
        <w:spacing w:lineRule="auto" w:line="360" w:before="0" w:after="283"/>
        <w:jc w:val="left"/>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(Ashkenazim,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bidi w:val="0"/>
        <w:spacing w:before="0" w:after="283"/>
        <w:jc w:val="left"/>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bidi w:val="0"/>
        <w:spacing w:before="0" w:after="283"/>
        <w:jc w:val="left"/>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bidi w:val="0"/>
        <w:spacing w:lineRule="auto" w:line="360" w:before="0" w:after="283"/>
        <w:jc w:val="left"/>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w:t>
      </w:r>
      <w:del w:id="0" w:author="Kirill Grigorev" w:date="2021-02-26T20:33:30Z">
        <w:commentRangeStart w:id="2"/>
        <w:r>
          <w:rPr>
            <w:rFonts w:ascii="Times New Roman" w:hAnsi="Times New Roman"/>
          </w:rPr>
          <w:delText xml:space="preserve"> / CCCT</w:delText>
        </w:r>
      </w:del>
      <w:del w:id="1" w:author="Kirill Grigorev" w:date="2021-02-26T20:33:30Z">
        <w:r>
          <w:rPr>
            <w:rFonts w:ascii="Times New Roman" w:hAnsi="Times New Roman"/>
            <w:u w:val="single"/>
          </w:rPr>
          <w:delText>C</w:delText>
        </w:r>
      </w:del>
      <w:del w:id="2" w:author="Kirill Grigorev" w:date="2021-02-26T20:33:30Z">
        <w:r>
          <w:rPr>
            <w:rFonts w:ascii="Times New Roman" w:hAnsi="Times New Roman"/>
          </w:rPr>
          <w:delText>A</w:delText>
        </w:r>
      </w:del>
      <w:r>
        <w:rPr>
          <w:rFonts w:ascii="Times New Roman" w:hAnsi="Times New Roman"/>
        </w:rPr>
      </w:r>
      <w:commentRangeEnd w:id="2"/>
      <w:r>
        <w:commentReference w:id="2"/>
      </w:r>
      <w:r>
        <w:rPr>
          <w:rFonts w:ascii="Times New Roman" w:hAnsi="Times New Roman"/>
        </w:rPr>
        <w:t>),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27.0%–76.9% of the telomeric repeat content on the </w:t>
      </w:r>
      <w:r>
        <w:rPr>
          <w:rFonts w:ascii="Times New Roman" w:hAnsi="Times New Roman"/>
          <w:i/>
        </w:rPr>
        <w:t xml:space="preserve">p </w:t>
      </w:r>
      <w:r>
        <w:rPr>
          <w:rFonts w:ascii="Times New Roman" w:hAnsi="Times New Roman"/>
        </w:rPr>
        <w:t xml:space="preserve">arms and 49.1%–80.1%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b w:val="false"/>
          <w:bCs w:val="false"/>
        </w:rPr>
        <w:t>and</w:t>
      </w:r>
      <w:r>
        <w:rPr>
          <w:rFonts w:ascii="Times New Roman" w:hAnsi="Times New Roman"/>
          <w:b/>
        </w:rPr>
        <w:t xml:space="preserve"> S3</w:t>
      </w:r>
      <w:r>
        <w:rPr>
          <w:rFonts w:ascii="Times New Roman" w:hAnsi="Times New Roman"/>
        </w:rPr>
        <w:t xml:space="preserve">.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 (see </w:t>
      </w:r>
      <w:hyperlink w:anchor="x1-9000doc">
        <w:r>
          <w:rPr>
            <w:rStyle w:val="InternetLink"/>
            <w:rFonts w:ascii="Times New Roman" w:hAnsi="Times New Roman"/>
          </w:rPr>
          <w:t>Discussion</w:t>
        </w:r>
      </w:hyperlink>
      <w:r>
        <w:rPr>
          <w:rFonts w:ascii="Times New Roman" w:hAnsi="Times New Roman"/>
        </w:rPr>
        <w:t xml:space="preserve">). </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w:t>
      </w:r>
      <w:commentRangeStart w:id="3"/>
      <w:r>
        <w:rPr>
          <w:rFonts w:ascii="Times New Roman" w:hAnsi="Times New Roman"/>
        </w:rPr>
        <w:t xml:space="preserve">was 0.07 for one dataset and 0.00 for </w:t>
      </w:r>
      <w:r>
        <w:rPr>
          <w:rFonts w:eastAsia="Noto Serif CJK SC" w:cs="Lohit Devanagari" w:ascii="Times New Roman" w:hAnsi="Times New Roman"/>
          <w:color w:val="auto"/>
          <w:kern w:val="0"/>
          <w:sz w:val="24"/>
          <w:szCs w:val="24"/>
          <w:lang w:val="en-US" w:eastAsia="zh-CN" w:bidi="hi-IN"/>
        </w:rPr>
        <w:t>the other six</w:t>
      </w:r>
      <w:r>
        <w:rPr>
          <w:rFonts w:eastAsia="Noto Serif CJK SC" w:cs="Lohit Devanagari" w:ascii="Times New Roman" w:hAnsi="Times New Roman"/>
          <w:color w:val="auto"/>
          <w:kern w:val="0"/>
          <w:sz w:val="24"/>
          <w:szCs w:val="24"/>
          <w:lang w:val="en-US" w:eastAsia="zh-CN" w:bidi="hi-IN"/>
        </w:rPr>
      </w:r>
      <w:commentRangeEnd w:id="3"/>
      <w:r>
        <w:commentReference w:id="3"/>
      </w:r>
      <w:r>
        <w:rPr>
          <w:rFonts w:ascii="Times New Roman" w:hAnsi="Times New Roman"/>
        </w:rPr>
        <w:t xml:space="preserve">, while most non-zero values were contained only in the top quartile, i.e., between the 75th and the 100th percentile, indicating that locations of the variations are colinear among reads. </w:t>
      </w:r>
    </w:p>
    <w:p>
      <w:pPr>
        <w:pStyle w:val="TextBody"/>
        <w:bidi w:val="0"/>
        <w:spacing w:lineRule="auto" w:line="360" w:before="0" w:after="283"/>
        <w:jc w:val="left"/>
        <w:rPr>
          <w:rFonts w:ascii="Times New Roman" w:hAnsi="Times New Roman"/>
        </w:rPr>
      </w:pPr>
      <w:r>
        <w:rPr>
          <w:rFonts w:ascii="Times New Roman" w:hAnsi="Times New Roman"/>
        </w:rPr>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16" w:name="TBL-1-16"/>
      <w:bookmarkStart w:id="17" w:name="TBL-1-17"/>
      <w:bookmarkStart w:id="18" w:name="TBL-1-10"/>
      <w:bookmarkStart w:id="19" w:name="TBL-1-15"/>
      <w:bookmarkStart w:id="20" w:name="TBL-1-8"/>
      <w:bookmarkStart w:id="21" w:name="TBL-1-14"/>
      <w:bookmarkStart w:id="22" w:name="TBL-1-13"/>
      <w:bookmarkStart w:id="23" w:name="TBL-1-11"/>
      <w:bookmarkStart w:id="24" w:name="TBL-1-12"/>
      <w:bookmarkStart w:id="25" w:name="TBL-1-9"/>
      <w:bookmarkStart w:id="26" w:name="TBL-1-7"/>
      <w:bookmarkStart w:id="27" w:name="TBL-1-2"/>
      <w:bookmarkStart w:id="28" w:name="TBL-1-1"/>
      <w:bookmarkStart w:id="29" w:name="TBL-1"/>
      <w:bookmarkStart w:id="30" w:name="TBL-1-6"/>
      <w:bookmarkStart w:id="31" w:name="TBL-1-5"/>
      <w:bookmarkStart w:id="32" w:name="x1-6001r1"/>
      <w:bookmarkStart w:id="33" w:name="TBL-1-4"/>
      <w:bookmarkStart w:id="34" w:name="TBL-1-1g"/>
      <w:bookmarkStart w:id="35" w:name="TBL-1-3"/>
      <w:bookmarkStart w:id="36" w:name="TBL-1-16"/>
      <w:bookmarkStart w:id="37" w:name="TBL-1-17"/>
      <w:bookmarkStart w:id="38" w:name="TBL-1-10"/>
      <w:bookmarkStart w:id="39" w:name="TBL-1-15"/>
      <w:bookmarkStart w:id="40" w:name="TBL-1-8"/>
      <w:bookmarkStart w:id="41" w:name="TBL-1-14"/>
      <w:bookmarkStart w:id="42" w:name="TBL-1-13"/>
      <w:bookmarkStart w:id="43" w:name="TBL-1-11"/>
      <w:bookmarkStart w:id="44" w:name="TBL-1-12"/>
      <w:bookmarkStart w:id="45" w:name="TBL-1-9"/>
      <w:bookmarkStart w:id="46" w:name="TBL-1-7"/>
      <w:bookmarkStart w:id="47" w:name="TBL-1-2"/>
      <w:bookmarkStart w:id="48" w:name="TBL-1-1"/>
      <w:bookmarkStart w:id="49" w:name="TBL-1"/>
      <w:bookmarkStart w:id="50" w:name="TBL-1-6"/>
      <w:bookmarkStart w:id="51" w:name="TBL-1-5"/>
      <w:bookmarkStart w:id="52" w:name="x1-6001r1"/>
      <w:bookmarkStart w:id="53" w:name="TBL-1-4"/>
      <w:bookmarkStart w:id="54" w:name="TBL-1-1g"/>
      <w:bookmarkStart w:id="55" w:name="TBL-1-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Pr>
      <w:tblGrid>
        <w:gridCol w:w="521"/>
        <w:gridCol w:w="1832"/>
        <w:gridCol w:w="676"/>
        <w:gridCol w:w="679"/>
        <w:gridCol w:w="679"/>
        <w:gridCol w:w="675"/>
        <w:gridCol w:w="679"/>
        <w:gridCol w:w="679"/>
        <w:gridCol w:w="675"/>
        <w:gridCol w:w="680"/>
        <w:gridCol w:w="679"/>
        <w:gridCol w:w="675"/>
        <w:gridCol w:w="680"/>
        <w:gridCol w:w="678"/>
        <w:gridCol w:w="679"/>
        <w:gridCol w:w="676"/>
        <w:gridCol w:w="1737"/>
      </w:tblGrid>
      <w:tr>
        <w:trPr/>
        <w:tc>
          <w:tcPr>
            <w:tcW w:w="521"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Arm</w:t>
            </w:r>
          </w:p>
        </w:tc>
        <w:tc>
          <w:tcPr>
            <w:tcW w:w="1832"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Combined adjusted</w:t>
            </w:r>
          </w:p>
          <w:p>
            <w:pPr>
              <w:pStyle w:val="TableContents"/>
              <w:bidi w:val="0"/>
              <w:spacing w:before="0" w:after="0"/>
              <w:jc w:val="left"/>
              <w:rPr>
                <w:rFonts w:ascii="Times New Roman" w:hAnsi="Times New Roman"/>
                <w:b/>
                <w:b/>
                <w:bCs/>
                <w:sz w:val="20"/>
              </w:rPr>
            </w:pPr>
            <w:r>
              <w:rPr>
                <w:rFonts w:ascii="Times New Roman" w:hAnsi="Times New Roman"/>
                <w:b/>
                <w:bCs/>
                <w:sz w:val="20"/>
              </w:rPr>
              <w:t xml:space="preserve">p value </w:t>
            </w:r>
          </w:p>
        </w:tc>
      </w:tr>
      <w:tr>
        <w:trPr/>
        <w:tc>
          <w:tcPr>
            <w:tcW w:w="521"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2"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2" w:name="TBL-1-2-6"/>
            <w:bookmarkEnd w:id="62"/>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r>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p </w:t>
            </w:r>
            <w:bookmarkStart w:id="74" w:name="TBL-1-3-2"/>
            <w:bookmarkEnd w:id="74"/>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 </w:t>
            </w:r>
            <w:bookmarkStart w:id="75" w:name="TBL-1-3-3"/>
            <w:bookmarkEnd w:id="7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56.4 </w:t>
            </w:r>
            <w:bookmarkStart w:id="78" w:name="TBL-1-3-6"/>
            <w:bookmarkEnd w:id="7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9.33e-113 </w:t>
            </w:r>
            <w:bookmarkStart w:id="90" w:name="TBL-1-4-1"/>
            <w:bookmarkStart w:id="91" w:name="TBL-1-4-"/>
            <w:bookmarkEnd w:id="90"/>
            <w:bookmarkEnd w:id="91"/>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CCCCTAA </w:t>
            </w:r>
            <w:bookmarkStart w:id="94" w:name="TBL-1-4-3"/>
            <w:bookmarkEnd w:id="9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7" w:name="TBL-1-4-6"/>
            <w:bookmarkEnd w:id="9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6.41e-92 </w:t>
            </w:r>
            <w:bookmarkStart w:id="109" w:name="TBL-1-5-1"/>
            <w:bookmarkStart w:id="110" w:name="TBL-1-5-"/>
            <w:bookmarkEnd w:id="109"/>
            <w:bookmarkEnd w:id="110"/>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CCTAA </w:t>
            </w:r>
            <w:bookmarkStart w:id="113" w:name="TBL-1-5-3"/>
            <w:bookmarkEnd w:id="11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116" w:name="TBL-1-5-6"/>
            <w:bookmarkEnd w:id="11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8.55e-74</w:t>
            </w:r>
            <w:bookmarkStart w:id="128" w:name="TBL-1-6-1"/>
            <w:bookmarkStart w:id="129" w:name="TBL-1-6-"/>
            <w:bookmarkEnd w:id="128"/>
            <w:bookmarkEnd w:id="129"/>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CCCCTAACCCTAA</w:t>
            </w:r>
            <w:bookmarkStart w:id="132" w:name="TBL-1-6-3"/>
            <w:bookmarkEnd w:id="13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3.9 </w:t>
            </w:r>
            <w:bookmarkStart w:id="135" w:name="TBL-1-6-6"/>
            <w:bookmarkEnd w:id="13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5.93e-83 </w:t>
            </w:r>
            <w:bookmarkStart w:id="147" w:name="TBL-1-7-1"/>
            <w:bookmarkStart w:id="148" w:name="TBL-1-7-"/>
            <w:bookmarkEnd w:id="147"/>
            <w:bookmarkEnd w:id="148"/>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 </w:t>
            </w:r>
            <w:bookmarkStart w:id="151" w:name="TBL-1-7-3"/>
            <w:bookmarkEnd w:id="15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154" w:name="TBL-1-7-6"/>
            <w:bookmarkEnd w:id="15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1.23e-67</w:t>
            </w:r>
            <w:bookmarkStart w:id="166" w:name="TBL-1-8-"/>
            <w:bookmarkStart w:id="167" w:name="TBL-1-8-1"/>
            <w:bookmarkEnd w:id="166"/>
            <w:bookmarkEnd w:id="167"/>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CCCGAA </w:t>
            </w:r>
            <w:bookmarkStart w:id="170" w:name="TBL-1-8-3"/>
            <w:bookmarkEnd w:id="17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3" w:name="TBL-1-8-6"/>
            <w:bookmarkEnd w:id="17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1.36e-21 </w:t>
            </w:r>
            <w:bookmarkStart w:id="185" w:name="TBL-1-9-"/>
            <w:bookmarkStart w:id="186" w:name="TBL-1-9-1"/>
            <w:bookmarkEnd w:id="185"/>
            <w:bookmarkEnd w:id="186"/>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CCCTAACCTAA </w:t>
            </w:r>
            <w:bookmarkStart w:id="189" w:name="TBL-1-9-3"/>
            <w:bookmarkEnd w:id="18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192" w:name="TBL-1-9-6"/>
            <w:bookmarkEnd w:id="19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2.72e-77</w:t>
            </w:r>
            <w:bookmarkStart w:id="204" w:name="TBL-1-10-"/>
            <w:bookmarkStart w:id="205" w:name="TBL-1-10-1"/>
            <w:bookmarkEnd w:id="204"/>
            <w:bookmarkEnd w:id="205"/>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CCCTACCCTAA </w:t>
            </w:r>
            <w:bookmarkStart w:id="208" w:name="TBL-1-10-3"/>
            <w:bookmarkEnd w:id="20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1" w:name="TBL-1-10-6"/>
            <w:bookmarkEnd w:id="21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7.27e-65 </w:t>
            </w:r>
            <w:bookmarkStart w:id="223" w:name="TBL-1-11-1"/>
            <w:bookmarkStart w:id="224" w:name="TBL-1-11-"/>
            <w:bookmarkEnd w:id="223"/>
            <w:bookmarkEnd w:id="224"/>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CCCTAAA </w:t>
            </w:r>
            <w:bookmarkStart w:id="227" w:name="TBL-1-11-3"/>
            <w:bookmarkEnd w:id="22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230" w:name="TBL-1-11-6"/>
            <w:bookmarkEnd w:id="23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8.79e-46</w:t>
            </w:r>
            <w:bookmarkStart w:id="242" w:name="TBL-1-12-1"/>
            <w:bookmarkStart w:id="243" w:name="TBL-1-12-"/>
            <w:bookmarkEnd w:id="242"/>
            <w:bookmarkEnd w:id="243"/>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CCCAA </w:t>
            </w:r>
            <w:bookmarkStart w:id="246" w:name="TBL-1-12-3"/>
            <w:bookmarkEnd w:id="24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49" w:name="TBL-1-12-6"/>
            <w:bookmarkEnd w:id="24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1.37e-43 </w:t>
            </w:r>
            <w:bookmarkStart w:id="261" w:name="TBL-1-13-1"/>
            <w:bookmarkStart w:id="262" w:name="TBL-1-13-"/>
            <w:bookmarkEnd w:id="261"/>
            <w:bookmarkEnd w:id="262"/>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 </w:t>
            </w:r>
            <w:bookmarkStart w:id="265" w:name="TBL-1-13-3"/>
            <w:bookmarkEnd w:id="26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8" w:name="TBL-1-13-6"/>
            <w:bookmarkEnd w:id="26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1.36e-75</w:t>
            </w:r>
            <w:bookmarkStart w:id="280" w:name="TBL-1-14-1"/>
            <w:bookmarkStart w:id="281" w:name="TBL-1-14-"/>
            <w:bookmarkEnd w:id="280"/>
            <w:bookmarkEnd w:id="281"/>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CCCCCTAA </w:t>
            </w:r>
            <w:bookmarkStart w:id="284" w:name="TBL-1-14-3"/>
            <w:bookmarkEnd w:id="28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7" w:name="TBL-1-14-6"/>
            <w:bookmarkEnd w:id="28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2.08e-67 </w:t>
            </w:r>
            <w:bookmarkStart w:id="299" w:name="TBL-1-15-"/>
            <w:bookmarkStart w:id="300" w:name="TBL-1-15-1"/>
            <w:bookmarkEnd w:id="299"/>
            <w:bookmarkEnd w:id="300"/>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q </w:t>
            </w:r>
            <w:bookmarkStart w:id="301" w:name="TBL-1-15-2"/>
            <w:bookmarkEnd w:id="301"/>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 </w:t>
            </w:r>
            <w:bookmarkStart w:id="302" w:name="TBL-1-15-3"/>
            <w:bookmarkEnd w:id="30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79.6 </w:t>
            </w:r>
            <w:bookmarkStart w:id="305" w:name="TBL-1-15-6"/>
            <w:bookmarkEnd w:id="30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8.16e-112</w:t>
            </w:r>
            <w:bookmarkStart w:id="317" w:name="TBL-1-16-1"/>
            <w:bookmarkStart w:id="318" w:name="TBL-1-16-"/>
            <w:bookmarkEnd w:id="317"/>
            <w:bookmarkEnd w:id="318"/>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TGAGGG </w:t>
            </w:r>
            <w:bookmarkStart w:id="321" w:name="TBL-1-16-3"/>
            <w:bookmarkEnd w:id="32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324" w:name="TBL-1-16-6"/>
            <w:bookmarkEnd w:id="32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2.12e-56 </w:t>
            </w:r>
            <w:bookmarkStart w:id="336" w:name="TBL-1-17-1"/>
            <w:bookmarkStart w:id="337" w:name="TBL-1-17-"/>
            <w:bookmarkEnd w:id="336"/>
            <w:bookmarkEnd w:id="337"/>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TTAGGGG </w:t>
            </w:r>
            <w:bookmarkStart w:id="340" w:name="TBL-1-17-3"/>
            <w:bookmarkEnd w:id="34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6.5 </w:t>
            </w:r>
            <w:bookmarkStart w:id="343" w:name="TBL-1-17-6"/>
            <w:bookmarkEnd w:id="34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8.85e-100</w:t>
            </w:r>
            <w:bookmarkStart w:id="355" w:name="TBL-1-18-1"/>
            <w:bookmarkStart w:id="356" w:name="TBL-1-18-"/>
            <w:bookmarkEnd w:id="355"/>
            <w:bookmarkEnd w:id="356"/>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 </w:t>
            </w:r>
            <w:bookmarkStart w:id="359" w:name="TBL-1-18-3"/>
            <w:bookmarkEnd w:id="35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2" w:name="TBL-1-18-6"/>
            <w:bookmarkEnd w:id="36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3.62e-94 </w:t>
            </w:r>
            <w:bookmarkStart w:id="374" w:name="TBL-1-19-"/>
            <w:bookmarkStart w:id="375" w:name="TBL-1-19-1"/>
            <w:bookmarkEnd w:id="374"/>
            <w:bookmarkEnd w:id="375"/>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TTAGGGTTAGGGG</w:t>
            </w:r>
            <w:bookmarkStart w:id="378" w:name="TBL-1-19-3"/>
            <w:bookmarkEnd w:id="37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 </w:t>
            </w:r>
            <w:bookmarkStart w:id="381" w:name="TBL-1-19-6"/>
            <w:bookmarkEnd w:id="38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1.62e-85</w:t>
            </w:r>
            <w:bookmarkStart w:id="393" w:name="TBL-1-20-1"/>
            <w:bookmarkStart w:id="394" w:name="TBL-1-20-"/>
            <w:bookmarkEnd w:id="393"/>
            <w:bookmarkEnd w:id="394"/>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TTAGGTTAGGG </w:t>
            </w:r>
            <w:bookmarkStart w:id="397" w:name="TBL-1-20-3"/>
            <w:bookmarkEnd w:id="39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5.8 </w:t>
            </w:r>
            <w:bookmarkStart w:id="400" w:name="TBL-1-20-6"/>
            <w:bookmarkEnd w:id="40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5.54e-74 </w:t>
            </w:r>
            <w:bookmarkStart w:id="412" w:name="TBL-1-21-"/>
            <w:bookmarkStart w:id="413" w:name="TBL-1-21-1"/>
            <w:bookmarkEnd w:id="412"/>
            <w:bookmarkEnd w:id="413"/>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 </w:t>
            </w:r>
            <w:bookmarkStart w:id="416" w:name="TBL-1-21-3"/>
            <w:bookmarkEnd w:id="41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419" w:name="TBL-1-21-6"/>
            <w:bookmarkEnd w:id="41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8.14e-86</w:t>
            </w:r>
            <w:bookmarkStart w:id="431" w:name="TBL-1-22-"/>
            <w:bookmarkStart w:id="432" w:name="TBL-1-22-1"/>
            <w:bookmarkEnd w:id="431"/>
            <w:bookmarkEnd w:id="432"/>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TAGGGTTAGGG </w:t>
            </w:r>
            <w:bookmarkStart w:id="435" w:name="TBL-1-22-3"/>
            <w:bookmarkEnd w:id="43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3.7 </w:t>
            </w:r>
            <w:bookmarkStart w:id="438" w:name="TBL-1-22-6"/>
            <w:bookmarkEnd w:id="43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1.29e-64 </w:t>
            </w:r>
            <w:bookmarkStart w:id="450" w:name="TBL-1-23-"/>
            <w:bookmarkStart w:id="451" w:name="TBL-1-23-1"/>
            <w:bookmarkEnd w:id="450"/>
            <w:bookmarkEnd w:id="451"/>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TTTAGGG </w:t>
            </w:r>
            <w:bookmarkStart w:id="454" w:name="TBL-1-23-3"/>
            <w:bookmarkEnd w:id="45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57" w:name="TBL-1-23-6"/>
            <w:bookmarkEnd w:id="45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1.12e-49</w:t>
            </w:r>
            <w:bookmarkStart w:id="469" w:name="TBL-1-24-1"/>
            <w:bookmarkStart w:id="470" w:name="TBL-1-24-"/>
            <w:bookmarkEnd w:id="469"/>
            <w:bookmarkEnd w:id="470"/>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 </w:t>
            </w:r>
            <w:bookmarkStart w:id="473" w:name="TBL-1-24-3"/>
            <w:bookmarkEnd w:id="47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76" w:name="TBL-1-24-6"/>
            <w:bookmarkEnd w:id="47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4.72e-69 </w:t>
            </w:r>
            <w:bookmarkStart w:id="488" w:name="TBL-1-25-1"/>
            <w:bookmarkStart w:id="489" w:name="TBL-1-25-"/>
            <w:bookmarkEnd w:id="488"/>
            <w:bookmarkEnd w:id="489"/>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GCGGC </w:t>
            </w:r>
            <w:bookmarkStart w:id="492" w:name="TBL-1-25-3"/>
            <w:bookmarkEnd w:id="49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5" w:name="TBL-1-25-6"/>
            <w:bookmarkEnd w:id="49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6.16e-64</w:t>
            </w:r>
            <w:bookmarkStart w:id="507" w:name="TBL-1-26-"/>
            <w:bookmarkStart w:id="508" w:name="TBL-1-26-1"/>
            <w:bookmarkEnd w:id="507"/>
            <w:bookmarkEnd w:id="508"/>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TTGGGTTAGGG </w:t>
            </w:r>
            <w:bookmarkStart w:id="511" w:name="TBL-1-26-3"/>
            <w:bookmarkEnd w:id="51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4" w:name="TBL-1-26-6"/>
            <w:bookmarkEnd w:id="51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9.24e-30 </w:t>
            </w:r>
            <w:bookmarkStart w:id="526" w:name="TBL-1-27-1"/>
            <w:bookmarkStart w:id="527" w:name="TBL-1-27-"/>
            <w:bookmarkEnd w:id="526"/>
            <w:bookmarkEnd w:id="527"/>
          </w:p>
        </w:tc>
      </w:tr>
      <w:tr>
        <w:trPr/>
        <w:tc>
          <w:tcPr>
            <w:tcW w:w="52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TTAGGGTTTAGGG </w:t>
            </w:r>
            <w:bookmarkStart w:id="530" w:name="TBL-1-27-3"/>
            <w:bookmarkEnd w:id="53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533" w:name="TBL-1-27-6"/>
            <w:bookmarkEnd w:id="53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2.26e-35</w:t>
            </w:r>
            <w:bookmarkStart w:id="545" w:name="TBL-1-28-"/>
            <w:bookmarkStart w:id="546" w:name="TBL-1-28-1"/>
            <w:bookmarkEnd w:id="545"/>
            <w:bookmarkEnd w:id="546"/>
          </w:p>
        </w:tc>
      </w:tr>
      <w:tr>
        <w:trPr/>
        <w:tc>
          <w:tcPr>
            <w:tcW w:w="521"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2"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TGGG </w:t>
            </w:r>
            <w:bookmarkStart w:id="549" w:name="TBL-1-28-3"/>
            <w:bookmarkEnd w:id="549"/>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2" w:name="TBL-1-28-6"/>
            <w:bookmarkEnd w:id="552"/>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9.59e-75 </w:t>
            </w:r>
          </w:p>
        </w:tc>
      </w:tr>
    </w:tbl>
    <w:p>
      <w:pPr>
        <w:pStyle w:val="TextBody"/>
        <w:bidi w:val="0"/>
        <w:spacing w:before="0" w:after="0"/>
        <w:jc w:val="left"/>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bidi w:val="0"/>
        <w:spacing w:before="0" w:after="283"/>
        <w:jc w:val="left"/>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Materials and 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bidi w:val="0"/>
        <w:spacing w:before="0" w:after="283"/>
        <w:jc w:val="left"/>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bidi w:val="0"/>
        <w:spacing w:before="0" w:after="283"/>
        <w:jc w:val="left"/>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bidi w:val="0"/>
        <w:spacing w:before="0" w:after="283"/>
        <w:jc w:val="left"/>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bidi w:val="0"/>
        <w:spacing w:before="0" w:after="283"/>
        <w:jc w:val="left"/>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bidi w:val="0"/>
        <w:spacing w:lineRule="auto" w:line="360" w:before="0" w:after="283"/>
        <w:jc w:val="left"/>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respective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Second, we confirmed 13 of the enriched motifs in independently generated human short-read and linked-read genomic datasets from donated PBMCs,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bidi w:val="0"/>
        <w:spacing w:lineRule="auto" w:line="360" w:before="0" w:after="283"/>
        <w:jc w:val="left"/>
        <w:rPr/>
      </w:pPr>
      <w:bookmarkStart w:id="574" w:name="Q1-1-16"/>
      <w:bookmarkEnd w:id="574"/>
      <w:r>
        <w:rPr>
          <w:rFonts w:ascii="Times New Roman" w:hAnsi="Times New Roman"/>
        </w:rPr>
        <w:t xml:space="preserve">While reads agreed on colinearity of motifs, evidenced by low entropy, rarer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bidi w:val="0"/>
        <w:spacing w:lineRule="auto" w:line="360" w:before="0" w:after="283"/>
        <w:jc w:val="left"/>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bidi w:val="0"/>
        <w:spacing w:lineRule="auto" w:line="240" w:before="0" w:after="283"/>
        <w:jc w:val="left"/>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575" w:name="TBL-2-1"/>
      <w:bookmarkStart w:id="576" w:name="TBL-2-1g"/>
      <w:bookmarkStart w:id="577" w:name="x1-8001r2"/>
      <w:bookmarkStart w:id="578" w:name="TBL-2"/>
      <w:bookmarkStart w:id="579" w:name="TBL-2-4"/>
      <w:bookmarkStart w:id="580" w:name="TBL-2-2"/>
      <w:bookmarkStart w:id="581" w:name="TBL-2-3"/>
      <w:bookmarkStart w:id="582" w:name="TBL-2-1"/>
      <w:bookmarkStart w:id="583" w:name="TBL-2-1g"/>
      <w:bookmarkStart w:id="584" w:name="x1-8001r2"/>
      <w:bookmarkStart w:id="585" w:name="TBL-2"/>
      <w:bookmarkStart w:id="586" w:name="TBL-2-4"/>
      <w:bookmarkStart w:id="587" w:name="TBL-2-2"/>
      <w:bookmarkStart w:id="588" w:name="TBL-2-3"/>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Pr>
      <w:tblGrid>
        <w:gridCol w:w="1069"/>
        <w:gridCol w:w="2780"/>
        <w:gridCol w:w="1100"/>
        <w:gridCol w:w="1440"/>
      </w:tblGrid>
      <w:tr>
        <w:trPr/>
        <w:tc>
          <w:tcPr>
            <w:tcW w:w="1069"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Cophenetic correlation</w:t>
            </w:r>
            <w:bookmarkStart w:id="591" w:name="TBL-2-2-1"/>
            <w:bookmarkStart w:id="592" w:name="TBL-2-2-"/>
            <w:bookmarkEnd w:id="591"/>
            <w:bookmarkEnd w:id="59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6.8e-165 </w:t>
            </w:r>
            <w:bookmarkStart w:id="601" w:name="TBL-2-4-"/>
            <w:bookmarkStart w:id="602" w:name="TBL-2-4-1"/>
            <w:bookmarkEnd w:id="601"/>
            <w:bookmarkEnd w:id="60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1.4e-235 </w:t>
            </w:r>
            <w:bookmarkStart w:id="606" w:name="TBL-2-5-"/>
            <w:bookmarkStart w:id="607" w:name="TBL-2-5-1"/>
            <w:bookmarkEnd w:id="606"/>
            <w:bookmarkEnd w:id="60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11" w:name="TBL-2-6-"/>
            <w:bookmarkStart w:id="612" w:name="TBL-2-6-1"/>
            <w:bookmarkEnd w:id="611"/>
            <w:bookmarkEnd w:id="61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2.4e-194 </w:t>
            </w:r>
            <w:bookmarkStart w:id="616" w:name="TBL-2-7-1"/>
            <w:bookmarkStart w:id="617" w:name="TBL-2-7-"/>
            <w:bookmarkEnd w:id="616"/>
            <w:bookmarkEnd w:id="61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7.3e-119 </w:t>
            </w:r>
            <w:bookmarkStart w:id="621" w:name="TBL-2-8-"/>
            <w:bookmarkStart w:id="622" w:name="TBL-2-8-1"/>
            <w:bookmarkEnd w:id="621"/>
            <w:bookmarkEnd w:id="62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2.5e-214 </w:t>
            </w:r>
            <w:bookmarkStart w:id="626" w:name="TBL-2-9-"/>
            <w:bookmarkStart w:id="627" w:name="TBL-2-9-1"/>
            <w:bookmarkEnd w:id="626"/>
            <w:bookmarkEnd w:id="62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1" w:name="TBL-2-10-1"/>
            <w:bookmarkStart w:id="632" w:name="TBL-2-10-"/>
            <w:bookmarkEnd w:id="631"/>
            <w:bookmarkEnd w:id="63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6" w:name="TBL-2-11-"/>
            <w:bookmarkStart w:id="637" w:name="TBL-2-11-1"/>
            <w:bookmarkEnd w:id="636"/>
            <w:bookmarkEnd w:id="63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1" w:name="TBL-2-12-1"/>
            <w:bookmarkStart w:id="642" w:name="TBL-2-12-"/>
            <w:bookmarkEnd w:id="641"/>
            <w:bookmarkEnd w:id="64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6" w:name="TBL-2-13-1"/>
            <w:bookmarkStart w:id="647" w:name="TBL-2-13-"/>
            <w:bookmarkEnd w:id="646"/>
            <w:bookmarkEnd w:id="64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1" w:name="TBL-2-14-1"/>
            <w:bookmarkStart w:id="652" w:name="TBL-2-14-"/>
            <w:bookmarkEnd w:id="651"/>
            <w:bookmarkEnd w:id="65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6" w:name="TBL-2-15-1"/>
            <w:bookmarkStart w:id="657" w:name="TBL-2-15-"/>
            <w:bookmarkEnd w:id="656"/>
            <w:bookmarkEnd w:id="65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61" w:name="TBL-2-16-1"/>
            <w:bookmarkStart w:id="662" w:name="TBL-2-16-"/>
            <w:bookmarkEnd w:id="661"/>
            <w:bookmarkEnd w:id="66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p>
        </w:tc>
      </w:tr>
    </w:tbl>
    <w:p>
      <w:pPr>
        <w:pStyle w:val="TextBody"/>
        <w:bidi w:val="0"/>
        <w:spacing w:before="0" w:after="0"/>
        <w:jc w:val="left"/>
        <w:rPr>
          <w:rFonts w:ascii="Times New Roman" w:hAnsi="Times New Roman"/>
        </w:rPr>
      </w:pPr>
      <w:r>
        <w:rPr>
          <w:rFonts w:ascii="Times New Roman" w:hAnsi="Times New Roman"/>
        </w:rPr>
      </w:r>
      <w:bookmarkStart w:id="666" w:name="x1-8002"/>
      <w:bookmarkStart w:id="667" w:name="x1-8002"/>
      <w:bookmarkEnd w:id="667"/>
    </w:p>
    <w:p>
      <w:pPr>
        <w:pStyle w:val="TextBody"/>
        <w:bidi w:val="0"/>
        <w:spacing w:before="0" w:after="283"/>
        <w:jc w:val="left"/>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bidi w:val="0"/>
        <w:jc w:val="lef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Materials and 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668" w:name="TBL-3"/>
      <w:bookmarkStart w:id="669" w:name="TBL-3-2"/>
      <w:bookmarkStart w:id="670" w:name="TBL-3-1"/>
      <w:bookmarkStart w:id="671" w:name="TBL-3-1g"/>
      <w:bookmarkStart w:id="672" w:name="x1-8003r3"/>
      <w:bookmarkStart w:id="673" w:name="TBL-3"/>
      <w:bookmarkStart w:id="674" w:name="TBL-3-2"/>
      <w:bookmarkStart w:id="675" w:name="TBL-3-1"/>
      <w:bookmarkStart w:id="676" w:name="TBL-3-1g"/>
      <w:bookmarkStart w:id="677" w:name="x1-8003r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Pr>
      <w:tblGrid>
        <w:gridCol w:w="7560"/>
        <w:gridCol w:w="2978"/>
      </w:tblGrid>
      <w:tr>
        <w:trPr/>
        <w:tc>
          <w:tcPr>
            <w:tcW w:w="7560"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4.2e-56 </w:t>
            </w:r>
            <w:bookmarkStart w:id="680" w:name="TBL-3-3-1"/>
            <w:bookmarkStart w:id="681" w:name="TBL-3-3-"/>
            <w:bookmarkEnd w:id="680"/>
            <w:bookmarkEnd w:id="681"/>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7.6e-107 </w:t>
            </w:r>
            <w:bookmarkStart w:id="683" w:name="TBL-3-4-1"/>
            <w:bookmarkStart w:id="684" w:name="TBL-3-4-"/>
            <w:bookmarkEnd w:id="683"/>
            <w:bookmarkEnd w:id="684"/>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2.2e-40 </w:t>
            </w:r>
            <w:bookmarkStart w:id="686" w:name="TBL-3-5-1"/>
            <w:bookmarkStart w:id="687" w:name="TBL-3-5-"/>
            <w:bookmarkEnd w:id="686"/>
            <w:bookmarkEnd w:id="687"/>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Ashkenazim trio: </w:t>
            </w:r>
            <w:bookmarkStart w:id="688" w:name="TBL-3-5-2"/>
            <w:bookmarkEnd w:id="688"/>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689" w:name="TBL-3-6-1"/>
            <w:bookmarkStart w:id="690" w:name="TBL-3-6-"/>
            <w:bookmarkStart w:id="691" w:name="TBL-3-6-1"/>
            <w:bookmarkStart w:id="692" w:name="TBL-3-6-"/>
            <w:bookmarkEnd w:id="691"/>
            <w:bookmarkEnd w:id="692"/>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3.1e-11 </w:t>
            </w:r>
            <w:bookmarkStart w:id="694" w:name="TBL-3-7-1"/>
            <w:bookmarkStart w:id="695" w:name="TBL-3-7-"/>
            <w:bookmarkEnd w:id="694"/>
            <w:bookmarkEnd w:id="695"/>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(1.00) </w:t>
            </w:r>
            <w:bookmarkStart w:id="697" w:name="TBL-3-8-1"/>
            <w:bookmarkStart w:id="698" w:name="TBL-3-8-"/>
            <w:bookmarkEnd w:id="697"/>
            <w:bookmarkEnd w:id="698"/>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700" w:name="TBL-3-9-1"/>
            <w:bookmarkStart w:id="701" w:name="TBL-3-9-"/>
            <w:bookmarkStart w:id="702" w:name="TBL-3-9-1"/>
            <w:bookmarkStart w:id="703" w:name="TBL-3-9-"/>
            <w:bookmarkEnd w:id="702"/>
            <w:bookmarkEnd w:id="703"/>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3.4e-02 </w:t>
            </w:r>
            <w:bookmarkStart w:id="705" w:name="TBL-3-10-1"/>
            <w:bookmarkStart w:id="706" w:name="TBL-3-10-"/>
            <w:bookmarkEnd w:id="705"/>
            <w:bookmarkEnd w:id="706"/>
          </w:p>
        </w:tc>
      </w:tr>
      <w:tr>
        <w:trPr/>
        <w:tc>
          <w:tcPr>
            <w:tcW w:w="756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(0.23) </w:t>
            </w:r>
          </w:p>
        </w:tc>
      </w:tr>
    </w:tbl>
    <w:p>
      <w:pPr>
        <w:pStyle w:val="TextBody"/>
        <w:bidi w:val="0"/>
        <w:spacing w:before="0" w:after="0"/>
        <w:jc w:val="left"/>
        <w:rPr>
          <w:rFonts w:ascii="Times New Roman" w:hAnsi="Times New Roman"/>
        </w:rPr>
      </w:pPr>
      <w:r>
        <w:rPr>
          <w:rFonts w:ascii="Times New Roman" w:hAnsi="Times New Roman"/>
        </w:rPr>
      </w:r>
      <w:bookmarkStart w:id="708" w:name="x1-8004"/>
      <w:bookmarkStart w:id="709" w:name="x1-8004"/>
      <w:bookmarkEnd w:id="709"/>
    </w:p>
    <w:p>
      <w:pPr>
        <w:pStyle w:val="TextBody"/>
        <w:bidi w:val="0"/>
        <w:spacing w:before="0" w:after="283"/>
        <w:jc w:val="left"/>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Materials and Methods</w:t>
        </w:r>
      </w:hyperlink>
      <w:r>
        <w:rPr>
          <w:rFonts w:ascii="Arial" w:hAnsi="Arial"/>
          <w:sz w:val="20"/>
        </w:rPr>
        <w:t xml:space="preserve">). </w:t>
      </w:r>
    </w:p>
    <w:p>
      <w:pPr>
        <w:pStyle w:val="TextBodyindent"/>
        <w:bidi w:val="0"/>
        <w:spacing w:lineRule="auto" w:line="360"/>
        <w:jc w:val="left"/>
        <w:rPr>
          <w:rFonts w:ascii="Times New Roman" w:hAnsi="Times New Roman"/>
        </w:rPr>
      </w:pPr>
      <w:r>
        <w:rPr>
          <w:rFonts w:ascii="Times New Roman" w:hAnsi="Times New Roman"/>
        </w:rPr>
        <w:t xml:space="preserve">Importantly, however,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b w:val="false"/>
          <w:bCs w:val="false"/>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Paternal inheritance of variation was also observed: each father’s telomeric reads were more similar to their son’s than to the mother’s reads in both the Ashkenazim and the Chinese trios.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0" w:name="x1-9000"/>
      <w:bookmarkEnd w:id="710"/>
      <w:r>
        <w:rPr>
          <w:rFonts w:ascii="Times New Roman" w:hAnsi="Times New Roman"/>
        </w:rPr>
        <w:t>Discussion</w:t>
      </w:r>
    </w:p>
    <w:p>
      <w:pPr>
        <w:pStyle w:val="TextBody"/>
        <w:bidi w:val="0"/>
        <w:spacing w:lineRule="auto" w:line="360" w:before="0" w:after="283"/>
        <w:jc w:val="left"/>
        <w:rPr/>
      </w:pPr>
      <w:bookmarkStart w:id="711" w:name="Q1-1-18"/>
      <w:bookmarkStart w:id="712" w:name="x1-9000doc"/>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w:t>
      </w:r>
      <w:commentRangeStart w:id="4"/>
      <w:r>
        <w:rPr>
          <w:rFonts w:ascii="Times New Roman" w:hAnsi="Times New Roman"/>
        </w:rPr>
        <w:t>Interestingly</w:t>
      </w:r>
      <w:r>
        <w:rPr>
          <w:rFonts w:ascii="Times New Roman" w:hAnsi="Times New Roman"/>
        </w:rPr>
      </w:r>
      <w:commentRangeEnd w:id="4"/>
      <w:r>
        <w:commentReference w:id="4"/>
      </w:r>
      <w:r>
        <w:rPr>
          <w:rFonts w:ascii="Times New Roman" w:hAnsi="Times New Roman"/>
        </w:rPr>
        <w:t xml:space="preserve">, repeat patterns were chromosome-specific, with different non-canonical repeats being pronounced on different chromosomes, such as TGAGGG on 12q and TTAGGGG on 15q, which may be correlated with </w:t>
      </w:r>
      <w:commentRangeStart w:id="5"/>
      <w:r>
        <w:rPr>
          <w:rFonts w:ascii="Times New Roman" w:hAnsi="Times New Roman"/>
        </w:rPr>
        <w:t>particular</w:t>
      </w:r>
      <w:r>
        <w:rPr>
          <w:rFonts w:ascii="Times New Roman" w:hAnsi="Times New Roman"/>
        </w:rPr>
      </w:r>
      <w:commentRangeEnd w:id="5"/>
      <w:r>
        <w:commentReference w:id="5"/>
      </w:r>
      <w:r>
        <w:rPr>
          <w:rFonts w:ascii="Times New Roman" w:hAnsi="Times New Roman"/>
        </w:rPr>
        <w:t xml:space="preserve"> biological pathways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2–3Kbp beyond the annotated boundary in all datasets; the candidate reads on the </w:t>
      </w:r>
      <w:r>
        <w:rPr>
          <w:rFonts w:ascii="Times New Roman" w:hAnsi="Times New Roman"/>
          <w:i/>
        </w:rPr>
        <w:t xml:space="preserve">p </w:t>
      </w:r>
      <w:r>
        <w:rPr>
          <w:rFonts w:ascii="Times New Roman" w:hAnsi="Times New Roman"/>
        </w:rPr>
        <w:t xml:space="preserve">arm of Chromosome 17 represented </w:t>
      </w:r>
      <w:commentRangeStart w:id="6"/>
      <w:r>
        <w:rPr>
          <w:rFonts w:ascii="Times New Roman" w:hAnsi="Times New Roman"/>
        </w:rPr>
        <w:t>TTAGGG-rich and non-TTAGGG-rich haplotypes</w:t>
      </w:r>
      <w:r>
        <w:rPr>
          <w:rFonts w:ascii="Times New Roman" w:hAnsi="Times New Roman"/>
        </w:rPr>
      </w:r>
      <w:commentRangeEnd w:id="6"/>
      <w:r>
        <w:commentReference w:id="6"/>
      </w:r>
      <w:r>
        <w:rPr>
          <w:rFonts w:ascii="Times New Roman" w:hAnsi="Times New Roman"/>
        </w:rPr>
        <w:t xml:space="preserve">, indicating that in multiple subjects and ancestries there exists an extension of the 17p subtelomere. </w:t>
      </w:r>
      <w:commentRangeStart w:id="7"/>
      <w:r>
        <w:rPr>
          <w:rFonts w:ascii="Times New Roman" w:hAnsi="Times New Roman"/>
        </w:rPr>
        <w:t>Strikingly</w:t>
      </w:r>
      <w:r>
        <w:rPr>
          <w:rFonts w:ascii="Times New Roman" w:hAnsi="Times New Roman"/>
        </w:rPr>
      </w:r>
      <w:commentRangeEnd w:id="7"/>
      <w:r>
        <w:commentReference w:id="7"/>
      </w:r>
      <w:r>
        <w:rPr>
          <w:rFonts w:ascii="Times New Roman" w:hAnsi="Times New Roman"/>
        </w:rPr>
        <w:t xml:space="preserve">, for example, the Ashkenazim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 xml:space="preserve">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provided evidence that the observed haplotypes could not be attributed to per-dataset batch effects. </w:t>
      </w:r>
      <w:r>
        <w:rPr>
          <w:rFonts w:ascii="Times New Roman" w:hAnsi="Times New Roman"/>
        </w:rPr>
        <w:t>T</w:t>
      </w:r>
      <w:r>
        <w:rPr>
          <w:rFonts w:ascii="Times New Roman" w:hAnsi="Times New Roman"/>
        </w:rPr>
        <w:t xml:space="preserve">he lengths of PacBio CCS reads allowed resolution of uniquely mapping reads only on </w:t>
      </w:r>
      <w:commentRangeStart w:id="8"/>
      <w:r>
        <w:rPr>
          <w:rFonts w:ascii="Times New Roman" w:hAnsi="Times New Roman"/>
        </w:rPr>
        <w:t>23</w:t>
      </w:r>
      <w:r>
        <w:rPr>
          <w:rFonts w:ascii="Times New Roman" w:hAnsi="Times New Roman"/>
        </w:rPr>
      </w:r>
      <w:commentRangeEnd w:id="8"/>
      <w:r>
        <w:commentReference w:id="8"/>
      </w:r>
      <w:r>
        <w:rPr>
          <w:rFonts w:ascii="Times New Roman" w:hAnsi="Times New Roman"/>
        </w:rPr>
        <w:t xml:space="preserve"> chromosomal arms, </w:t>
      </w:r>
      <w:r>
        <w:rPr>
          <w:rFonts w:ascii="Times New Roman" w:hAnsi="Times New Roman"/>
        </w:rPr>
        <w:t>and c</w:t>
      </w:r>
      <w:r>
        <w:rPr>
          <w:rFonts w:ascii="Times New Roman" w:hAnsi="Times New Roman"/>
        </w:rPr>
        <w:t xml:space="preserve">overage of different </w:t>
      </w:r>
      <w:r>
        <w:rPr>
          <w:rFonts w:eastAsia="Noto Serif CJK SC" w:cs="Lohit Devanagari" w:ascii="Times New Roman" w:hAnsi="Times New Roman"/>
          <w:color w:val="auto"/>
          <w:kern w:val="0"/>
          <w:sz w:val="24"/>
          <w:szCs w:val="24"/>
          <w:lang w:val="en-US" w:eastAsia="zh-CN" w:bidi="hi-IN"/>
        </w:rPr>
        <w:t>arms</w:t>
      </w:r>
      <w:r>
        <w:rPr>
          <w:rFonts w:ascii="Times New Roman" w:hAnsi="Times New Roman"/>
        </w:rPr>
        <w:t xml:space="preserve"> was uneven.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b w:val="false"/>
          <w:bCs w:val="false"/>
        </w:rPr>
        <w:t>and</w:t>
      </w:r>
      <w:r>
        <w:rPr>
          <w:rFonts w:ascii="Times New Roman" w:hAnsi="Times New Roman"/>
          <w:b/>
        </w:rPr>
        <w:t xml:space="preserve"> S5</w:t>
      </w:r>
      <w:r>
        <w:rPr>
          <w:rFonts w:ascii="Times New Roman" w:hAnsi="Times New Roman"/>
        </w:rPr>
        <w:t xml:space="preserve">), suggesting coexistence of </w:t>
      </w:r>
      <w:del w:id="3" w:author="Kirill Grigorev" w:date="2021-02-26T20:47:00Z">
        <w:commentRangeStart w:id="9"/>
        <w:r>
          <w:rPr>
            <w:rFonts w:ascii="Times New Roman" w:hAnsi="Times New Roman"/>
          </w:rPr>
          <w:delText>multiple</w:delText>
        </w:r>
      </w:del>
      <w:ins w:id="4" w:author="Kirill Grigorev" w:date="2021-02-26T20:47:01Z">
        <w:r>
          <w:rPr>
            <w:rFonts w:ascii="Times New Roman" w:hAnsi="Times New Roman"/>
          </w:rPr>
          <w:t>two or more</w:t>
        </w:r>
      </w:ins>
      <w:r>
        <w:rPr>
          <w:rFonts w:ascii="Times New Roman" w:hAnsi="Times New Roman"/>
        </w:rPr>
      </w:r>
      <w:commentRangeEnd w:id="9"/>
      <w:r>
        <w:commentReference w:id="9"/>
      </w:r>
      <w:r>
        <w:rPr>
          <w:rFonts w:ascii="Times New Roman" w:hAnsi="Times New Roman"/>
        </w:rPr>
        <w:t xml:space="preserve"> telomeric haplotypes per chromosomal arm within a given subject. Given that the reference DNA for the subjects HG001 through HG007 was extracted from </w:t>
      </w:r>
      <w:commentRangeStart w:id="10"/>
      <w:r>
        <w:rPr>
          <w:rFonts w:ascii="Times New Roman" w:hAnsi="Times New Roman"/>
        </w:rPr>
        <w:t>growths of B</w:t>
      </w:r>
      <w:r>
        <w:rPr>
          <w:rFonts w:ascii="Times New Roman" w:hAnsi="Times New Roman"/>
        </w:rPr>
      </w:r>
      <w:commentRangeEnd w:id="10"/>
      <w:r>
        <w:commentReference w:id="10"/>
      </w:r>
      <w:r>
        <w:rPr>
          <w:rFonts w:ascii="Times New Roman" w:hAnsi="Times New Roman"/>
        </w:rPr>
        <w:t xml:space="preserve"> lymphoblastoid cell lines, this suggests that as B cells undergo maturation, distinct clones may gain distinct variations in their telomeric sequence</w:t>
      </w:r>
      <w:commentRangeStart w:id="11"/>
      <w:r>
        <w:rPr>
          <w:rFonts w:ascii="Times New Roman" w:hAnsi="Times New Roman"/>
        </w:rPr>
        <w:t>.</w:t>
      </w:r>
      <w:r>
        <w:rPr>
          <w:rFonts w:ascii="Times New Roman" w:hAnsi="Times New Roman"/>
        </w:rPr>
      </w:r>
      <w:commentRangeEnd w:id="11"/>
      <w:r>
        <w:commentReference w:id="11"/>
      </w:r>
      <w:r>
        <w:rPr>
          <w:rFonts w:ascii="Times New Roman" w:hAnsi="Times New Roman"/>
        </w:rPr>
        <w:t xml:space="preserve">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4" w:name="x1-10000"/>
      <w:bookmarkEnd w:id="714"/>
      <w:r>
        <w:rPr>
          <w:rFonts w:ascii="Times New Roman" w:hAnsi="Times New Roman"/>
        </w:rPr>
        <w:t>Materials and Methods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15" w:name="Q1-1-20"/>
      <w:bookmarkStart w:id="716" w:name="x1-10000doc"/>
      <w:bookmarkStart w:id="717" w:name="x1-11000"/>
      <w:bookmarkEnd w:id="715"/>
      <w:bookmarkEnd w:id="716"/>
      <w:bookmarkEnd w:id="717"/>
      <w:r>
        <w:rPr>
          <w:rFonts w:ascii="Times New Roman" w:hAnsi="Times New Roman"/>
        </w:rPr>
        <w:t>The extended reference genome</w:t>
      </w:r>
    </w:p>
    <w:p>
      <w:pPr>
        <w:pStyle w:val="TextBody"/>
        <w:bidi w:val="0"/>
        <w:spacing w:lineRule="auto" w:line="360" w:before="0" w:after="283"/>
        <w:jc w:val="left"/>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bidi w:val="0"/>
        <w:spacing w:lineRule="auto" w:line="360" w:before="0" w:after="283"/>
        <w:jc w:val="left"/>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Ashkenazim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pPr>
      <w:bookmarkStart w:id="722" w:name="x1-13000"/>
      <w:bookmarkEnd w:id="722"/>
      <w:r>
        <w:rPr>
          <w:rFonts w:ascii="Times New Roman" w:hAnsi="Times New Roman"/>
        </w:rPr>
        <w:t>Evaluation of telomeric content in short- and linked-read datasets</w:t>
      </w:r>
    </w:p>
    <w:p>
      <w:pPr>
        <w:pStyle w:val="TextBody"/>
        <w:bidi w:val="0"/>
        <w:spacing w:lineRule="auto" w:line="360" w:before="0" w:after="283"/>
        <w:jc w:val="left"/>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5" w:name="x1-14000"/>
      <w:bookmarkEnd w:id="725"/>
      <w:r>
        <w:rPr>
          <w:rFonts w:ascii="Times New Roman" w:hAnsi="Times New Roman"/>
        </w:rPr>
        <w:t>Identification of repeat content</w:t>
      </w:r>
    </w:p>
    <w:p>
      <w:pPr>
        <w:pStyle w:val="TextBody"/>
        <w:bidi w:val="0"/>
        <w:spacing w:lineRule="auto" w:line="360" w:before="0" w:after="283"/>
        <w:jc w:val="left"/>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bidi w:val="0"/>
        <w:spacing w:lineRule="auto" w:line="360" w:before="0" w:after="283"/>
        <w:jc w:val="left"/>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30" w:name="x1-16000"/>
      <w:bookmarkEnd w:id="730"/>
      <w:r>
        <w:rPr>
          <w:rFonts w:ascii="Times New Roman" w:hAnsi="Times New Roman"/>
        </w:rPr>
        <w:t>Identification of telomeric haplotypic variation</w:t>
      </w:r>
    </w:p>
    <w:p>
      <w:pPr>
        <w:pStyle w:val="TextBody"/>
        <w:bidi w:val="0"/>
        <w:spacing w:lineRule="auto" w:line="360" w:before="0" w:after="283"/>
        <w:jc w:val="left"/>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Ashkenazim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3" w:name="x1-17000"/>
      <w:bookmarkEnd w:id="733"/>
      <w:r>
        <w:rPr>
          <w:rFonts w:ascii="Times New Roman" w:hAnsi="Times New Roman"/>
        </w:rPr>
        <w:t>Data access</w:t>
      </w:r>
    </w:p>
    <w:p>
      <w:pPr>
        <w:pStyle w:val="TextBody"/>
        <w:bidi w:val="0"/>
        <w:spacing w:lineRule="auto" w:line="360" w:before="0" w:after="283"/>
        <w:jc w:val="left"/>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as well as </w:t>
      </w:r>
      <w:r>
        <w:rPr>
          <w:rFonts w:ascii="Times New Roman" w:hAnsi="Times New Roman"/>
          <w:b/>
          <w:bCs/>
        </w:rPr>
        <w:t>Supplemental File S3</w:t>
      </w:r>
      <w:r>
        <w:rPr>
          <w:rFonts w:ascii="Times New Roman" w:hAnsi="Times New Roman"/>
        </w:rPr>
        <w:t>.</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6" w:name="x1-18000"/>
      <w:bookmarkEnd w:id="736"/>
      <w:r>
        <w:rPr>
          <w:rFonts w:ascii="Times New Roman" w:hAnsi="Times New Roman"/>
        </w:rPr>
        <w:t>Acknowledgements</w:t>
      </w:r>
    </w:p>
    <w:p>
      <w:pPr>
        <w:pStyle w:val="TextBody"/>
        <w:bidi w:val="0"/>
        <w:spacing w:lineRule="auto" w:line="360" w:before="0" w:after="283"/>
        <w:jc w:val="left"/>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8" w:name="x1-19000"/>
      <w:bookmarkEnd w:id="738"/>
      <w:r>
        <w:rPr>
          <w:rFonts w:ascii="Times New Roman" w:hAnsi="Times New Roman"/>
        </w:rPr>
        <w:t>Author contributions</w:t>
      </w:r>
    </w:p>
    <w:p>
      <w:pPr>
        <w:pStyle w:val="TextBody"/>
        <w:bidi w:val="0"/>
        <w:spacing w:lineRule="auto" w:line="360" w:before="0" w:after="283"/>
        <w:jc w:val="left"/>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40" w:name="x1-20000"/>
      <w:bookmarkEnd w:id="740"/>
      <w:r>
        <w:rPr>
          <w:rFonts w:ascii="Times New Roman" w:hAnsi="Times New Roman"/>
        </w:rPr>
        <w:t>Competing interests</w:t>
      </w:r>
    </w:p>
    <w:p>
      <w:pPr>
        <w:pStyle w:val="TextBody"/>
        <w:bidi w:val="0"/>
        <w:spacing w:lineRule="auto" w:line="360" w:before="0" w:after="283"/>
        <w:jc w:val="left"/>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numPr>
          <w:ilvl w:val="0"/>
          <w:numId w:val="0"/>
        </w:numPr>
        <w:bidi w:val="0"/>
        <w:spacing w:before="140" w:after="120"/>
        <w:ind w:left="0" w:hanging="0"/>
        <w:jc w:val="left"/>
        <w:outlineLvl w:val="2"/>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bidi w:val="0"/>
        <w:spacing w:before="0" w:after="72"/>
        <w:ind w:left="0" w:right="0" w:hanging="0"/>
        <w:jc w:val="left"/>
        <w:rPr>
          <w:rFonts w:ascii="Times New Roman" w:hAnsi="Times New Roman"/>
        </w:rPr>
      </w:pPr>
      <w:bookmarkStart w:id="743" w:name="bib-1"/>
      <w:bookmarkStart w:id="744" w:name="Q1-1-42"/>
      <w:bookmarkStart w:id="745" w:name="page.33"/>
      <w:bookmarkStart w:id="746" w:name="X0-"/>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bidi w:val="0"/>
        <w:spacing w:before="0" w:after="72"/>
        <w:ind w:left="0" w:right="0" w:hanging="0"/>
        <w:jc w:val="left"/>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bidi w:val="0"/>
        <w:spacing w:before="0" w:after="72"/>
        <w:ind w:left="0" w:right="0" w:hanging="0"/>
        <w:jc w:val="left"/>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bidi w:val="0"/>
        <w:spacing w:before="0" w:after="72"/>
        <w:ind w:left="0" w:right="0" w:hanging="0"/>
        <w:jc w:val="left"/>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bidi w:val="0"/>
        <w:spacing w:before="0" w:after="72"/>
        <w:ind w:left="0" w:right="0" w:hanging="0"/>
        <w:jc w:val="left"/>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bidi w:val="0"/>
        <w:spacing w:before="0" w:after="72"/>
        <w:ind w:left="0" w:right="0" w:hanging="0"/>
        <w:jc w:val="left"/>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bidi w:val="0"/>
        <w:spacing w:before="0" w:after="72"/>
        <w:ind w:left="0" w:right="0" w:hanging="0"/>
        <w:jc w:val="left"/>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bidi w:val="0"/>
        <w:spacing w:before="0" w:after="72"/>
        <w:ind w:left="0" w:right="0" w:hanging="0"/>
        <w:jc w:val="left"/>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bidi w:val="0"/>
        <w:spacing w:before="0" w:after="72"/>
        <w:ind w:left="0" w:right="0" w:hanging="0"/>
        <w:jc w:val="left"/>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bidi w:val="0"/>
        <w:spacing w:before="0" w:after="72"/>
        <w:ind w:left="0" w:right="0" w:hanging="0"/>
        <w:jc w:val="left"/>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bidi w:val="0"/>
        <w:spacing w:before="0" w:after="72"/>
        <w:ind w:left="0" w:right="0" w:hanging="0"/>
        <w:jc w:val="left"/>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bidi w:val="0"/>
        <w:spacing w:before="0" w:after="72"/>
        <w:ind w:left="0" w:right="0" w:hanging="0"/>
        <w:jc w:val="left"/>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bidi w:val="0"/>
        <w:spacing w:before="0" w:after="72"/>
        <w:ind w:left="0" w:right="0" w:hanging="0"/>
        <w:jc w:val="left"/>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bidi w:val="0"/>
        <w:spacing w:before="0" w:after="72"/>
        <w:ind w:left="0" w:right="0" w:hanging="0"/>
        <w:jc w:val="left"/>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bidi w:val="0"/>
        <w:spacing w:before="0" w:after="72"/>
        <w:ind w:left="0" w:right="0" w:hanging="0"/>
        <w:jc w:val="left"/>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b w:val="false"/>
          <w:bCs w:val="false"/>
        </w:rPr>
        <w:t>:</w:t>
      </w:r>
      <w:r>
        <w:rPr>
          <w:rFonts w:ascii="Times New Roman" w:hAnsi="Times New Roman"/>
        </w:rPr>
        <w:t xml:space="preserve"> 707–710. </w:t>
      </w:r>
    </w:p>
    <w:p>
      <w:pPr>
        <w:pStyle w:val="TextBody"/>
        <w:tabs>
          <w:tab w:val="clear" w:pos="1134"/>
          <w:tab w:val="left" w:pos="707" w:leader="none"/>
        </w:tabs>
        <w:bidi w:val="0"/>
        <w:spacing w:before="0" w:after="72"/>
        <w:ind w:left="0" w:right="0" w:hanging="0"/>
        <w:jc w:val="left"/>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bidi w:val="0"/>
        <w:spacing w:before="0" w:after="72"/>
        <w:ind w:left="0" w:right="0" w:hanging="0"/>
        <w:jc w:val="left"/>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bidi w:val="0"/>
        <w:spacing w:before="0" w:after="72"/>
        <w:ind w:left="0" w:right="0" w:hanging="0"/>
        <w:jc w:val="left"/>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bidi w:val="0"/>
        <w:spacing w:before="0" w:after="72"/>
        <w:ind w:left="0" w:right="0" w:hanging="0"/>
        <w:jc w:val="left"/>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bidi w:val="0"/>
        <w:spacing w:before="0" w:after="72"/>
        <w:ind w:left="0" w:right="0" w:hanging="0"/>
        <w:jc w:val="left"/>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bidi w:val="0"/>
        <w:spacing w:before="0" w:after="72"/>
        <w:ind w:left="0" w:right="0" w:hanging="0"/>
        <w:jc w:val="left"/>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bidi w:val="0"/>
        <w:spacing w:before="0" w:after="72"/>
        <w:ind w:left="0" w:right="0" w:hanging="0"/>
        <w:jc w:val="left"/>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bidi w:val="0"/>
        <w:spacing w:before="0" w:after="72"/>
        <w:ind w:left="0" w:right="0" w:hanging="0"/>
        <w:jc w:val="left"/>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bidi w:val="0"/>
        <w:spacing w:before="0" w:after="72"/>
        <w:ind w:left="0" w:right="0" w:hanging="0"/>
        <w:jc w:val="left"/>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bidi w:val="0"/>
        <w:spacing w:before="0" w:after="72"/>
        <w:ind w:left="0" w:right="0" w:hanging="0"/>
        <w:jc w:val="left"/>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bidi w:val="0"/>
        <w:spacing w:before="0" w:after="72"/>
        <w:ind w:left="0" w:right="0" w:hanging="0"/>
        <w:jc w:val="left"/>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bidi w:val="0"/>
        <w:spacing w:before="0" w:after="72"/>
        <w:ind w:left="0" w:right="0" w:hanging="0"/>
        <w:jc w:val="left"/>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bidi w:val="0"/>
        <w:spacing w:before="0" w:after="72"/>
        <w:ind w:left="0" w:right="0" w:hanging="0"/>
        <w:jc w:val="left"/>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bidi w:val="0"/>
        <w:spacing w:before="0" w:after="72"/>
        <w:ind w:left="0" w:right="0" w:hanging="0"/>
        <w:jc w:val="left"/>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bidi w:val="0"/>
        <w:spacing w:before="0" w:after="72"/>
        <w:ind w:left="0" w:right="0" w:hanging="0"/>
        <w:jc w:val="left"/>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bidi w:val="0"/>
        <w:spacing w:before="0" w:after="72"/>
        <w:ind w:left="0" w:right="0" w:hanging="0"/>
        <w:jc w:val="left"/>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irill Grigorev" w:date="2021-02-26T17:10:18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“Thus” added by Susan Bailey – I actually remember “thus” being here before but later removed by someone :)</w:t>
      </w:r>
    </w:p>
  </w:comment>
  <w:comment w:id="1" w:author="Kirill Grigorev" w:date="2021-02-26T20:29:59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US" w:eastAsia="zh-CN"/>
        </w:rPr>
        <w:t>Editor: “Remove results from the end of the Introduction, relocating any non-redundant material to the Results or Discussion sections, and concluding this section with the study's aims.”</w:t>
      </w:r>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US" w:eastAsia="zh-CN"/>
        </w:rPr>
      </w:r>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US" w:eastAsia="zh-CN"/>
        </w:rPr>
        <w:t>But this doesn’t feel to result-y.</w:t>
      </w:r>
    </w:p>
  </w:comment>
  <w:comment w:id="2" w:author="Kirill Grigorev" w:date="2021-02-26T20:33:40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The revcomp is actually not in the table, and the duplet is also presented only as a forward motif</w:t>
      </w:r>
    </w:p>
  </w:comment>
  <w:comment w:id="3" w:author="Kirill Grigorev" w:date="2021-02-26T20:36:23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How best to word? Order matter?</w:t>
      </w:r>
    </w:p>
  </w:comment>
  <w:comment w:id="4" w:author="Kirill Grigorev" w:date="2021-02-26T17:16:31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SB</w:t>
      </w:r>
    </w:p>
  </w:comment>
  <w:comment w:id="5" w:author="Kirill Grigorev" w:date="2021-02-26T17:16:45Z" w:initials="KG">
    <w:p>
      <w:r>
        <w:rPr>
          <w:rFonts w:eastAsia="Noto Serif CJK SC" w:ascii="Cambria" w:hAnsi="Cambria"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US" w:bidi="hi-IN"/>
        </w:rPr>
        <w:t xml:space="preserve">SB (but I don’t like it here, because we’re not stressing any specific pathway. Also, Bluhm talks about the T-variant, not the G-variant [we had the T-variant in non-chromosome-resolved telo reads, but not here after early filtering]. This passage is more about the general idea of telo variants driving mechanisms).Should maybe cite </w:t>
      </w:r>
      <w:hyperlink r:id="rId1">
        <w:r>
          <w:rPr>
            <w:rFonts w:eastAsia="Noto Serif CJK SC" w:ascii="Cambria" w:hAnsi="Cambria"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US" w:bidi="hi-IN"/>
          </w:rPr>
          <w:t>https://doi.org/10.1083/jcb.201207189</w:t>
        </w:r>
      </w:hyperlink>
      <w:r>
        <w:rPr>
          <w:rFonts w:eastAsia="Noto Serif CJK SC" w:ascii="Cambria" w:hAnsi="Cambria"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US" w:bidi="hi-IN"/>
        </w:rPr>
        <w:t xml:space="preserve"> instead –or remove “may be correlated…” </w:t>
      </w:r>
    </w:p>
  </w:comment>
  <w:comment w:id="6" w:author="Kirill Grigorev" w:date="2021-02-26T20:43:51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Used to be “repeat-rich” and “non-repeat-rich”</w:t>
      </w:r>
    </w:p>
  </w:comment>
  <w:comment w:id="7" w:author="Kirill Grigorev" w:date="2021-02-26T20:40:41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Too strong? “Curiously” maybe?</w:t>
      </w:r>
    </w:p>
  </w:comment>
  <w:comment w:id="8" w:author="Kirill Grigorev" w:date="2021-02-26T17:54:57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I don’t know how I miscounted here haha. It’s 23 (Table S2), not 37.</w:t>
      </w:r>
    </w:p>
  </w:comment>
  <w:comment w:id="9" w:author="Kirill Grigorev" w:date="2021-02-26T20:47:14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We don’t see 3+ haps as much, but still present mostly on 4p. It’s also the most covered. The rest are haploid/diploid (which is also cool, but 4p still provides evidence that with enough coverage we can see more)</w:t>
      </w:r>
    </w:p>
  </w:comment>
  <w:comment w:id="10" w:author="Kirill Grigorev" w:date="2021-02-26T17:57:36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SB suggested removing “growths of B,” but otoh it’s the official wording by GIAB</w:t>
      </w:r>
    </w:p>
  </w:comment>
  <w:comment w:id="11" w:author="Kirill Grigorev" w:date="2021-02-26T20:51:11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 resulting in polyploid…”Need to contrast to diploid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20</w:t>
    </w:r>
    <w:r>
      <w:rPr/>
      <w:fldChar w:fldCharType="end"/>
    </w:r>
  </w:p>
</w:ftr>
</file>

<file path=word/settings.xml><?xml version="1.0" encoding="utf-8"?>
<w:settings xmlns:w="http://schemas.openxmlformats.org/wordprocessingml/2006/main">
  <w:zoom w:percent="150"/>
  <w:defaultTabStop w:val="1134"/>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 w:val="20"/>
        <w:szCs w:val="24"/>
        <w:lang w:val="en-US"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qFormat/>
    <w:pPr/>
    <w:rPr>
      <w:rFonts w:ascii="Liberation Sans Unicode MS" w:hAnsi="Liberation Sans Unicode MS"/>
      <w:b/>
      <w:bCs/>
      <w:sz w:val="48"/>
      <w:szCs w:val="44"/>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EndnoteCharacters">
    <w:name w:val="Endnote Characters"/>
    <w:qFormat/>
    <w:rPr/>
  </w:style>
  <w:style w:type="character" w:styleId="FootnoteCharacters">
    <w:name w:val="Footnote Characters"/>
    <w:qFormat/>
    <w:rPr/>
  </w:style>
  <w:style w:type="character" w:styleId="InternetLink">
    <w:name w:val="Hyperlink"/>
    <w:rPr>
      <w:color w:val="000080"/>
      <w:u w:val="single"/>
    </w:rPr>
  </w:style>
  <w:style w:type="character" w:styleId="NumberingSymbols">
    <w:name w:val="Numbering Symbols"/>
    <w:qFormat/>
    <w:rPr/>
  </w:style>
  <w:style w:type="paragraph" w:styleId="Heading">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name w:val="Index"/>
    <w:basedOn w:val="Normal"/>
    <w:qFormat/>
    <w:pPr>
      <w:suppressLineNumbers/>
    </w:pPr>
    <w:rPr>
      <w:rFonts w:ascii="Cambria" w:hAnsi="Cambria" w:cs="Lohit Devanagari"/>
    </w:rPr>
  </w:style>
  <w:style w:type="paragraph" w:styleId="HorizontalLine">
    <w:name w:val="Horizontal Line"/>
    <w:basedOn w:val="Normal"/>
    <w:next w:val="TextBody"/>
    <w:qFormat/>
    <w:pPr>
      <w:pBdr>
        <w:bottom w:val="double" w:sz="2" w:space="0" w:color="808080"/>
      </w:pBdr>
      <w:spacing w:before="0" w:after="283"/>
    </w:pPr>
    <w:rPr>
      <w:sz w:val="12"/>
    </w:rPr>
  </w:style>
  <w:style w:type="paragraph" w:styleId="Sender">
    <w:name w:val="Envelope Return"/>
    <w:basedOn w:val="Normal"/>
    <w:pPr/>
    <w:rPr>
      <w:i/>
    </w:rPr>
  </w:style>
  <w:style w:type="paragraph" w:styleId="TableContents">
    <w:name w:val="Table Contents"/>
    <w:basedOn w:val="TextBody"/>
    <w:qFormat/>
    <w:pPr/>
    <w:rPr/>
  </w:style>
  <w:style w:type="paragraph" w:styleId="HeaderandFooter">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name w:val="Text Body.indent"/>
    <w:basedOn w:val="TextBody"/>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ing1partHead">
    <w:name w:val="Heading 1.partHead"/>
    <w:basedOn w:val="Heading1"/>
    <w:qFormat/>
    <w:pPr>
      <w:jc w:val="center"/>
    </w:pPr>
    <w:rPr/>
  </w:style>
  <w:style w:type="paragraph" w:styleId="TextBodybibitem">
    <w:name w:val="Text Body.bibitem"/>
    <w:basedOn w:val="TextBody"/>
    <w:qFormat/>
    <w:pPr/>
    <w:rPr/>
  </w:style>
  <w:style w:type="paragraph" w:styleId="TextBodybibitemp">
    <w:name w:val="Text Body.bibitem-p"/>
    <w:basedOn w:val="TextBody"/>
    <w:qFormat/>
    <w:pPr/>
    <w:rPr/>
  </w:style>
  <w:style w:type="paragraph" w:styleId="Heading2titleHead">
    <w:name w:val="Heading 2.titleHead"/>
    <w:basedOn w:val="Heading2"/>
    <w:qFormat/>
    <w:pPr>
      <w:jc w:val="center"/>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ListHeadingenumerateenumitem">
    <w:name w:val="List Heading.enumerate-enumitem"/>
    <w:basedOn w:val="ListHeading"/>
    <w:qFormat/>
    <w:pPr/>
    <w:rPr/>
  </w:style>
  <w:style w:type="paragraph" w:styleId="ListHeadingprintshorthands">
    <w:name w:val="List Heading.printshorthands"/>
    <w:basedOn w:val="ListHeading"/>
    <w:qFormat/>
    <w:pPr/>
    <w:rPr/>
  </w:style>
  <w:style w:type="paragraph" w:styleId="ListContentsthebibliography">
    <w:name w:val="List Contents.thebibliography"/>
    <w:basedOn w:val="ListContents"/>
    <w:qFormat/>
    <w:pPr/>
    <w:rPr/>
  </w:style>
  <w:style w:type="paragraph" w:styleId="ListHeadingthebibliography">
    <w:name w:val="List Heading.thebibliography"/>
    <w:basedOn w:val="ListHeading"/>
    <w:qFormat/>
    <w:pPr/>
    <w:rPr/>
  </w:style>
  <w:style w:type="paragraph" w:styleId="TableHeading">
    <w:name w:val="Table Heading"/>
    <w:basedOn w:val="TableContents"/>
    <w:qFormat/>
    <w:pPr>
      <w:suppressLineNumbers/>
      <w:jc w:val="center"/>
    </w:pPr>
    <w:rPr>
      <w:b/>
      <w:bCs/>
    </w:rPr>
  </w:style>
</w:styles>
</file>

<file path=word/_rels/comments.xml.rels><?xml version="1.0" encoding="UTF-8"?>
<Relationships xmlns="http://schemas.openxmlformats.org/package/2006/relationships"><Relationship Id="rId1" Type="http://schemas.openxmlformats.org/officeDocument/2006/relationships/hyperlink" Target="https://doi.org/10.1083/jcb.201207189"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comments" Target="comments.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105</TotalTime>
  <Application>LibreOffice/6.4.6.2$Linux_X86_64 LibreOffice_project/40$Build-2</Application>
  <Pages>20</Pages>
  <Words>6403</Words>
  <Characters>36059</Characters>
  <CharactersWithSpaces>42416</CharactersWithSpaces>
  <Paragraphs>608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Kirill Grigorev</cp:lastModifiedBy>
  <dcterms:modified xsi:type="dcterms:W3CDTF">2021-02-27T09:31:21Z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iginator">
    <vt:lpwstr>TeX4ht (http://www.tug.org/tex4ht/)</vt:lpwstr>
  </property>
  <property fmtid="{D5CDD505-2E9C-101B-9397-08002B2CF9AE}" pid="3" name="src">
    <vt:lpwstr>source.tex</vt:lpwstr>
  </property>
</Properties>
</file>